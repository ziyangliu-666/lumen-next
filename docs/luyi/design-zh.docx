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8519C">
      <w:pPr>
        <w:pStyle w:val="2"/>
      </w:pPr>
      <w:bookmarkStart w:id="0" w:name="identity-设计文档-lu-yi陆一"/>
      <w:r>
        <w:t xml:space="preserve">identity </w:t>
      </w:r>
      <w:r>
        <w:rPr>
          <w:rFonts w:hint="eastAsia"/>
        </w:rPr>
        <w:t>设计文档</w:t>
      </w:r>
      <w:r>
        <w:t xml:space="preserve"> — LU </w:t>
      </w:r>
      <w:r>
        <w:rPr>
          <w:rFonts w:hint="eastAsia"/>
        </w:rPr>
        <w:t>YI（陆一）</w:t>
      </w:r>
    </w:p>
    <w:p w14:paraId="0A34C7C9">
      <w:pPr>
        <w:pStyle w:val="23"/>
      </w:pPr>
      <w:r>
        <w:rPr>
          <w:rFonts w:hint="eastAsia"/>
        </w:rPr>
        <w:t>本设计文档提交对应</w:t>
      </w:r>
      <w:r>
        <w:t xml:space="preserve"> </w:t>
      </w:r>
      <w:r>
        <w:rPr>
          <w:rFonts w:hint="eastAsia"/>
        </w:rPr>
        <w:t>UC1（Identity</w:t>
      </w:r>
      <w:r>
        <w:t xml:space="preserve"> </w:t>
      </w:r>
      <w:r>
        <w:rPr>
          <w:rFonts w:hint="eastAsia"/>
        </w:rPr>
        <w:t>身份认证模块），依据正式的</w:t>
      </w:r>
      <w:r>
        <w:t xml:space="preserve"> </w:t>
      </w:r>
      <w:r>
        <w:rPr>
          <w:rStyle w:val="48"/>
        </w:rPr>
        <w:t>SWE5006 Project Proposal - Lumen.docx</w:t>
      </w:r>
      <w:r>
        <w:rPr>
          <w:rFonts w:hint="eastAsia"/>
        </w:rPr>
        <w:t>（项目提案书）以及</w:t>
      </w:r>
      <w:r>
        <w:t xml:space="preserve"> 2026-09-06 </w:t>
      </w:r>
      <w:r>
        <w:rPr>
          <w:rFonts w:hint="eastAsia"/>
        </w:rPr>
        <w:t>的团队会议</w:t>
      </w:r>
      <w:r>
        <w:t xml:space="preserve"> </w:t>
      </w:r>
      <w:r>
        <w:rPr>
          <w:rFonts w:hint="eastAsia"/>
        </w:rPr>
        <w:t>决定：先出系统设计与</w:t>
      </w:r>
      <w:r>
        <w:t xml:space="preserve"> API </w:t>
      </w:r>
      <w:r>
        <w:rPr>
          <w:rFonts w:hint="eastAsia"/>
        </w:rPr>
        <w:t>文档，附带工作量评估表，等</w:t>
      </w:r>
      <w:r>
        <w:t xml:space="preserve"> ZIYANG </w:t>
      </w:r>
      <w:r>
        <w:rPr>
          <w:rFonts w:hint="eastAsia"/>
        </w:rPr>
        <w:t>把五个人的文档合并、</w:t>
      </w:r>
      <w:r>
        <w:t xml:space="preserve"> </w:t>
      </w:r>
      <w:r>
        <w:rPr>
          <w:rFonts w:hint="eastAsia"/>
        </w:rPr>
        <w:t>确认无冲突后再正式开工写代码。</w:t>
      </w:r>
    </w:p>
    <w:p w14:paraId="79168EB8">
      <w:pPr>
        <w:pStyle w:val="3"/>
      </w:pPr>
      <w:r>
        <w:rPr>
          <w:rFonts w:hint="eastAsia"/>
        </w:rPr>
        <w:t>负责人：LU</w:t>
      </w:r>
      <w:r>
        <w:t xml:space="preserve"> </w:t>
      </w:r>
      <w:r>
        <w:rPr>
          <w:rFonts w:hint="eastAsia"/>
        </w:rPr>
        <w:t>YI（</w:t>
      </w:r>
      <w:r>
        <w:rPr>
          <w:rFonts w:hint="eastAsia"/>
          <w:lang w:val="en-US" w:eastAsia="zh-CN"/>
        </w:rPr>
        <w:t>陆毅</w:t>
      </w:r>
      <w:bookmarkStart w:id="35" w:name="_GoBack"/>
      <w:bookmarkEnd w:id="35"/>
      <w:r>
        <w:rPr>
          <w:rFonts w:hint="eastAsia"/>
        </w:rPr>
        <w:t>）。设计模式：</w:t>
      </w:r>
      <w:r>
        <w:rPr>
          <w:b/>
          <w:bCs/>
        </w:rPr>
        <w:t xml:space="preserve">Strategy + Template </w:t>
      </w:r>
      <w:r>
        <w:rPr>
          <w:rFonts w:hint="eastAsia"/>
          <w:b/>
          <w:bCs/>
        </w:rPr>
        <w:t>Method（策略模式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模板方法模式）</w:t>
      </w:r>
      <w:r>
        <w:t xml:space="preserve">。 </w:t>
      </w:r>
      <w:r>
        <w:rPr>
          <w:rFonts w:hint="eastAsia"/>
        </w:rPr>
        <w:t>范围说明：本轮只交文档，</w:t>
      </w:r>
      <w:r>
        <w:rPr>
          <w:rStyle w:val="48"/>
        </w:rPr>
        <w:t>apps/server/src/modules/identity/</w:t>
      </w:r>
      <w:r>
        <w:t xml:space="preserve"> </w:t>
      </w:r>
      <w:r>
        <w:rPr>
          <w:rFonts w:hint="eastAsia"/>
        </w:rPr>
        <w:t>里的代码本轮不做任何</w:t>
      </w:r>
      <w:r>
        <w:t xml:space="preserve"> </w:t>
      </w:r>
      <w:r>
        <w:rPr>
          <w:rFonts w:hint="eastAsia"/>
        </w:rPr>
        <w:t>改动；文档目前只在本地，尚未</w:t>
      </w:r>
      <w:r>
        <w:t xml:space="preserve"> </w:t>
      </w:r>
      <w:r>
        <w:rPr>
          <w:rFonts w:hint="eastAsia"/>
        </w:rPr>
        <w:t>commit、也未</w:t>
      </w:r>
      <w:r>
        <w:t xml:space="preserve"> push。</w:t>
      </w:r>
    </w:p>
    <w:p w14:paraId="5742B56E">
      <w:pPr>
        <w:pStyle w:val="3"/>
      </w:pPr>
      <w:r>
        <w:rPr>
          <w:rFonts w:hint="eastAsia"/>
        </w:rPr>
        <w:t>一份文档，三个部分：</w:t>
      </w:r>
    </w:p>
    <w:p w14:paraId="5ED24829">
      <w:pPr>
        <w:pStyle w:val="24"/>
        <w:numPr>
          <w:ilvl w:val="0"/>
          <w:numId w:val="1"/>
        </w:numPr>
      </w:pPr>
      <w:r>
        <w:rPr>
          <w:b/>
          <w:bCs/>
        </w:rPr>
        <w:t xml:space="preserve">Part 1 — </w:t>
      </w:r>
      <w:r>
        <w:rPr>
          <w:rFonts w:hint="eastAsia"/>
          <w:b/>
          <w:bCs/>
        </w:rPr>
        <w:t>系统设计</w:t>
      </w:r>
      <w:r>
        <w:rPr>
          <w:rFonts w:hint="eastAsia"/>
        </w:rPr>
        <w:t>（§1）：分析级模型、identity</w:t>
      </w:r>
      <w:r>
        <w:t xml:space="preserve"> </w:t>
      </w:r>
      <w:r>
        <w:rPr>
          <w:rFonts w:hint="eastAsia"/>
        </w:rPr>
        <w:t>模块在整体单体架构中的位置、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与业务线（slice）之间的边界问题、员工/管理员路由、待协调的开放问题，以及</w:t>
      </w:r>
      <w:r>
        <w:t xml:space="preserve"> </w:t>
      </w:r>
      <w:r>
        <w:rPr>
          <w:rFonts w:hint="eastAsia"/>
        </w:rPr>
        <w:t>工作量评估。</w:t>
      </w:r>
    </w:p>
    <w:p w14:paraId="1B7A1F25">
      <w:pPr>
        <w:pStyle w:val="24"/>
        <w:numPr>
          <w:ilvl w:val="0"/>
          <w:numId w:val="1"/>
        </w:numPr>
      </w:pPr>
      <w:r>
        <w:rPr>
          <w:b/>
          <w:bCs/>
        </w:rPr>
        <w:t xml:space="preserve">Part 2 — </w:t>
      </w:r>
      <w:r>
        <w:rPr>
          <w:rFonts w:hint="eastAsia"/>
          <w:b/>
          <w:bCs/>
        </w:rPr>
        <w:t>模块设计</w:t>
      </w:r>
      <w:r>
        <w:rPr>
          <w:rFonts w:hint="eastAsia"/>
        </w:rPr>
        <w:t>（§2）：设计问题本身、暴力实现</w:t>
      </w:r>
      <w:r>
        <w:t xml:space="preserve"> vs. Strategy + Template Method </w:t>
      </w:r>
      <w:r>
        <w:rPr>
          <w:rFonts w:hint="eastAsia"/>
        </w:rPr>
        <w:t>方案对比、设计类图与时序图、文件级实现计划，以及数据库迁移。</w:t>
      </w:r>
    </w:p>
    <w:p w14:paraId="059B9DD5">
      <w:pPr>
        <w:pStyle w:val="24"/>
        <w:numPr>
          <w:ilvl w:val="0"/>
          <w:numId w:val="1"/>
        </w:numPr>
      </w:pPr>
      <w:r>
        <w:rPr>
          <w:b/>
          <w:bCs/>
        </w:rPr>
        <w:t xml:space="preserve">Part 3 — API </w:t>
      </w:r>
      <w:r>
        <w:rPr>
          <w:rFonts w:hint="eastAsia"/>
          <w:b/>
          <w:bCs/>
        </w:rPr>
        <w:t>设计</w:t>
      </w:r>
      <w:r>
        <w:rPr>
          <w:rFonts w:hint="eastAsia"/>
        </w:rPr>
        <w:t>（§3）：identity</w:t>
      </w:r>
      <w:r>
        <w:t xml:space="preserve"> </w:t>
      </w:r>
      <w:r>
        <w:rPr>
          <w:rFonts w:hint="eastAsia"/>
        </w:rPr>
        <w:t>对外暴露的</w:t>
      </w:r>
      <w:r>
        <w:t xml:space="preserve"> HTTP </w:t>
      </w:r>
      <w:r>
        <w:rPr>
          <w:rFonts w:hint="eastAsia"/>
        </w:rPr>
        <w:t>接口、请求/响应格式，以及</w:t>
      </w:r>
      <w:r>
        <w:t xml:space="preserve"> </w:t>
      </w:r>
      <w:r>
        <w:rPr>
          <w:rFonts w:hint="eastAsia"/>
        </w:rPr>
        <w:t>会话</w:t>
      </w:r>
      <w:r>
        <w:t xml:space="preserve"> Cookie </w:t>
      </w:r>
      <w:r>
        <w:rPr>
          <w:rFonts w:hint="eastAsia"/>
        </w:rPr>
        <w:t>的约定。</w:t>
      </w:r>
    </w:p>
    <w:p w14:paraId="09AA4C3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55577F36">
      <w:pPr>
        <w:pStyle w:val="2"/>
      </w:pPr>
      <w:bookmarkStart w:id="1" w:name="part-1-系统设计"/>
      <w:r>
        <w:t xml:space="preserve">Part 1 — </w:t>
      </w:r>
      <w:r>
        <w:rPr>
          <w:rFonts w:hint="eastAsia"/>
        </w:rPr>
        <w:t>系统设计</w:t>
      </w:r>
    </w:p>
    <w:p w14:paraId="6C917E20">
      <w:pPr>
        <w:pStyle w:val="4"/>
      </w:pPr>
      <w:bookmarkStart w:id="2" w:name="依据来源以及写作过程中发现的一处不一致"/>
      <w:r>
        <w:t xml:space="preserve">1.1 </w:t>
      </w:r>
      <w:r>
        <w:rPr>
          <w:rFonts w:hint="eastAsia"/>
        </w:rPr>
        <w:t>依据来源，以及写作过程中发现的一处不一致</w:t>
      </w:r>
    </w:p>
    <w:p w14:paraId="4DF50AB5">
      <w:pPr>
        <w:pStyle w:val="23"/>
      </w:pPr>
      <w:r>
        <w:rPr>
          <w:rFonts w:hint="eastAsia"/>
        </w:rPr>
        <w:t>这条业务线（slice）由两份文档共同约束，但两者并不完全一致：</w:t>
      </w:r>
    </w:p>
    <w:p w14:paraId="1E79F83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正式的</w:t>
      </w:r>
      <w:r>
        <w:rPr>
          <w:b/>
          <w:bCs/>
        </w:rPr>
        <w:t xml:space="preserve"> Project </w:t>
      </w:r>
      <w:r>
        <w:rPr>
          <w:rFonts w:hint="eastAsia"/>
          <w:b/>
          <w:bCs/>
        </w:rPr>
        <w:t>Proposal（项目提案书）</w:t>
      </w:r>
      <w:r>
        <w:rPr>
          <w:rFonts w:hint="eastAsia"/>
        </w:rPr>
        <w:t>（</w:t>
      </w:r>
      <w:r>
        <w:rPr>
          <w:rStyle w:val="48"/>
        </w:rPr>
        <w:t>SWE5006 Project Proposal - Lumen.docx</w:t>
      </w:r>
      <w:r>
        <w:rPr>
          <w:rFonts w:hint="eastAsia"/>
        </w:rPr>
        <w:t>）</w:t>
      </w:r>
      <w:r>
        <w:t xml:space="preserve"> —— </w:t>
      </w:r>
      <w:r>
        <w:rPr>
          <w:rFonts w:hint="eastAsia"/>
        </w:rPr>
        <w:t>评分的依据。它确定了</w:t>
      </w:r>
      <w:r>
        <w:t xml:space="preserve"> UC1 </w:t>
      </w:r>
      <w:r>
        <w:rPr>
          <w:rFonts w:hint="eastAsia"/>
        </w:rPr>
        <w:t>的范围、后端模块划分、工作量（每人</w:t>
      </w:r>
      <w:r>
        <w:t xml:space="preserve"> 10 </w:t>
      </w:r>
      <w:r>
        <w:rPr>
          <w:rFonts w:hint="eastAsia"/>
        </w:rPr>
        <w:t>人天，全组共</w:t>
      </w:r>
      <w:r>
        <w:t xml:space="preserve"> 50 </w:t>
      </w:r>
      <w:r>
        <w:rPr>
          <w:rFonts w:hint="eastAsia"/>
        </w:rPr>
        <w:t>人天），以及要求的交付物形态：“先给出分析级的类图与时序图，再给出设计级的类图</w:t>
      </w:r>
      <w:r>
        <w:t xml:space="preserve"> </w:t>
      </w:r>
      <w:r>
        <w:rPr>
          <w:rFonts w:hint="eastAsia"/>
        </w:rPr>
        <w:t>与时序图”，外加一份设计模式说明（暴力实现</w:t>
      </w:r>
      <w:r>
        <w:t xml:space="preserve"> → </w:t>
      </w:r>
      <w:r>
        <w:rPr>
          <w:rFonts w:hint="eastAsia"/>
        </w:rPr>
        <w:t>候选方案对比</w:t>
      </w:r>
      <w:r>
        <w:t xml:space="preserve"> → </w:t>
      </w:r>
      <w:r>
        <w:rPr>
          <w:rFonts w:hint="eastAsia"/>
        </w:rPr>
        <w:t>最终选定重构）。</w:t>
      </w:r>
    </w:p>
    <w:p w14:paraId="2FBCC76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仓库自己的文档</w:t>
      </w:r>
      <w:r>
        <w:rPr>
          <w:rFonts w:hint="eastAsia"/>
        </w:rPr>
        <w:t>（</w:t>
      </w:r>
      <w:r>
        <w:rPr>
          <w:rStyle w:val="48"/>
        </w:rPr>
        <w:t>ONBOARDING.md</w:t>
      </w:r>
      <w:r>
        <w:t>、</w:t>
      </w:r>
      <w:r>
        <w:rPr>
          <w:rStyle w:val="48"/>
        </w:rPr>
        <w:t>SLICES.md</w:t>
      </w:r>
      <w:r>
        <w:t>、</w:t>
      </w:r>
      <w:r>
        <w:rPr>
          <w:rStyle w:val="48"/>
        </w:rPr>
        <w:t>CODEOWNERS</w:t>
      </w:r>
      <w:r>
        <w:rPr>
          <w:rFonts w:hint="eastAsia"/>
        </w:rPr>
        <w:t>），由</w:t>
      </w:r>
      <w:r>
        <w:t xml:space="preserve"> ZIYANG </w:t>
      </w:r>
      <w:r>
        <w:rPr>
          <w:rFonts w:hint="eastAsia"/>
        </w:rPr>
        <w:t>在</w:t>
      </w:r>
      <w:r>
        <w:t xml:space="preserve"> </w:t>
      </w:r>
      <w:r>
        <w:rPr>
          <w:rFonts w:hint="eastAsia"/>
        </w:rPr>
        <w:t>搭建脚手架时写的</w:t>
      </w:r>
      <w:r>
        <w:t xml:space="preserve"> —— </w:t>
      </w:r>
      <w:r>
        <w:rPr>
          <w:rFonts w:hint="eastAsia"/>
        </w:rPr>
        <w:t>这是团队日常实际对照干活的依据。</w:t>
      </w:r>
    </w:p>
    <w:p w14:paraId="50ECF90A">
      <w:pPr>
        <w:pStyle w:val="23"/>
      </w:pPr>
      <w:r>
        <w:rPr>
          <w:rFonts w:hint="eastAsia"/>
        </w:rPr>
        <w:t>两者之间发现两处差异，这里如实列出，不擅自替团队做决定：</w:t>
      </w:r>
    </w:p>
    <w:p w14:paraId="7DC7707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缺失的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email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模块。</w:t>
      </w:r>
      <w:r>
        <w:t xml:space="preserve"> </w:t>
      </w:r>
      <w:r>
        <w:rPr>
          <w:rFonts w:hint="eastAsia"/>
        </w:rPr>
        <w:t>提案书的用例表（§6.1）把</w:t>
      </w:r>
      <w:r>
        <w:t xml:space="preserve"> UC1 </w:t>
      </w:r>
      <w:r>
        <w:rPr>
          <w:rFonts w:hint="eastAsia"/>
        </w:rPr>
        <w:t>的后端模块写成</w:t>
      </w:r>
      <w:r>
        <w:t xml:space="preserve"> </w:t>
      </w:r>
      <w:r>
        <w:rPr>
          <w:b/>
          <w:bCs/>
        </w:rPr>
        <w:t>“identity, email”</w:t>
      </w:r>
      <w:r>
        <w:t xml:space="preserve"> </w:t>
      </w:r>
      <w:r>
        <w:rPr>
          <w:rFonts w:hint="eastAsia"/>
        </w:rPr>
        <w:t>两个模块，但仓库目前只搭了</w:t>
      </w:r>
      <w:r>
        <w:t xml:space="preserve"> </w:t>
      </w:r>
      <w:r>
        <w:rPr>
          <w:rStyle w:val="48"/>
        </w:rPr>
        <w:t>modules/identity</w:t>
      </w:r>
      <w:r>
        <w:t xml:space="preserve"> </w:t>
      </w:r>
      <w:r>
        <w:rPr>
          <w:rFonts w:hint="eastAsia"/>
        </w:rPr>
        <w:t>这一个，</w:t>
      </w:r>
      <w:r>
        <w:t xml:space="preserve"> </w:t>
      </w:r>
      <w:r>
        <w:rPr>
          <w:rFonts w:hint="eastAsia"/>
        </w:rPr>
        <w:t>整个代码树里没有任何</w:t>
      </w:r>
      <w:r>
        <w:t xml:space="preserve"> </w:t>
      </w:r>
      <w:r>
        <w:rPr>
          <w:rStyle w:val="48"/>
        </w:rPr>
        <w:t>modules/email</w:t>
      </w:r>
      <w:r>
        <w:rPr>
          <w:rFonts w:hint="eastAsia"/>
        </w:rPr>
        <w:t>。要么邮件发送（找回密码、验证邮件）这部分</w:t>
      </w:r>
      <w:r>
        <w:t xml:space="preserve"> </w:t>
      </w:r>
      <w:r>
        <w:rPr>
          <w:rFonts w:hint="eastAsia"/>
        </w:rPr>
        <w:t>功能本来就该并入</w:t>
      </w:r>
      <w:r>
        <w:t xml:space="preserve"> </w:t>
      </w:r>
      <w:r>
        <w:rPr>
          <w:rStyle w:val="48"/>
        </w:rPr>
        <w:t>modules/identity</w:t>
      </w:r>
      <w:r>
        <w:rPr>
          <w:rFonts w:hint="eastAsia"/>
        </w:rPr>
        <w:t>，要么需要新增一个独立的</w:t>
      </w:r>
      <w:r>
        <w:t xml:space="preserve"> </w:t>
      </w:r>
      <w:r>
        <w:rPr>
          <w:rStyle w:val="48"/>
        </w:rPr>
        <w:t>modules/email</w:t>
      </w:r>
      <w:r>
        <w:t xml:space="preserve"> </w:t>
      </w:r>
      <w:r>
        <w:rPr>
          <w:rFonts w:hint="eastAsia"/>
        </w:rPr>
        <w:t>并指定负责人。已在</w:t>
      </w:r>
      <w:r>
        <w:t xml:space="preserve"> §1.6 </w:t>
      </w:r>
      <w:r>
        <w:rPr>
          <w:rFonts w:hint="eastAsia"/>
        </w:rPr>
        <w:t>中列为待协调事项；Part</w:t>
      </w:r>
      <w:r>
        <w:t xml:space="preserve"> 3 </w:t>
      </w:r>
      <w:r>
        <w:rPr>
          <w:rFonts w:hint="eastAsia"/>
        </w:rPr>
        <w:t>里的找回密码相关接口就是照着</w:t>
      </w:r>
      <w:r>
        <w:t xml:space="preserve"> </w:t>
      </w:r>
      <w:r>
        <w:rPr>
          <w:rFonts w:hint="eastAsia"/>
        </w:rPr>
        <w:t>这个缺口设计的。</w:t>
      </w:r>
    </w:p>
    <w:p w14:paraId="67DA1FAF">
      <w:pPr>
        <w:pStyle w:val="24"/>
        <w:numPr>
          <w:ilvl w:val="0"/>
          <w:numId w:val="2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>日期对不上。</w:t>
      </w:r>
      <w:r>
        <w:t xml:space="preserve"> </w:t>
      </w:r>
      <w:r>
        <w:rPr>
          <w:rFonts w:hint="eastAsia"/>
        </w:rPr>
        <w:t>提案书自己的排期（§8.1）第一个</w:t>
      </w:r>
      <w:r>
        <w:t xml:space="preserve"> sprint </w:t>
      </w:r>
      <w:r>
        <w:rPr>
          <w:rFonts w:hint="eastAsia"/>
        </w:rPr>
        <w:t>是</w:t>
      </w:r>
      <w:r>
        <w:t xml:space="preserve"> 9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日到</w:t>
      </w:r>
      <w:r>
        <w:t xml:space="preserve"> 9 </w:t>
      </w:r>
      <w:r>
        <w:rPr>
          <w:rFonts w:hint="eastAsia"/>
        </w:rPr>
        <w:t>月</w:t>
      </w:r>
      <w:r>
        <w:t xml:space="preserve"> 14 </w:t>
      </w:r>
      <w:r>
        <w:rPr>
          <w:rFonts w:hint="eastAsia"/>
        </w:rPr>
        <w:t>日，第四个</w:t>
      </w:r>
      <w:r>
        <w:t xml:space="preserve"> sprint </w:t>
      </w:r>
      <w:r>
        <w:rPr>
          <w:rFonts w:hint="eastAsia"/>
        </w:rPr>
        <w:t>结束于</w:t>
      </w:r>
      <w:r>
        <w:t xml:space="preserve"> 11 </w:t>
      </w:r>
      <w:r>
        <w:rPr>
          <w:rFonts w:hint="eastAsia"/>
        </w:rPr>
        <w:t>月</w:t>
      </w:r>
      <w:r>
        <w:t xml:space="preserve"> 3 </w:t>
      </w:r>
      <w:r>
        <w:rPr>
          <w:rFonts w:hint="eastAsia"/>
        </w:rPr>
        <w:t>日；而</w:t>
      </w:r>
      <w:r>
        <w:t xml:space="preserve"> 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把同样四个</w:t>
      </w:r>
      <w:r>
        <w:t xml:space="preserve"> sprint </w:t>
      </w:r>
      <w:r>
        <w:rPr>
          <w:rFonts w:hint="eastAsia"/>
        </w:rPr>
        <w:t>压缩成了</w:t>
      </w:r>
      <w:r>
        <w:t xml:space="preserve"> </w:t>
      </w:r>
      <w:r>
        <w:rPr>
          <w:rFonts w:hint="eastAsia"/>
        </w:rPr>
        <w:t>9-2→9-12、9-15→9-26、9-29→10-10、10-13→10-24，整个项目</w:t>
      </w:r>
      <w:r>
        <w:t xml:space="preserve"> 10-24 </w:t>
      </w:r>
      <w:r>
        <w:rPr>
          <w:rFonts w:hint="eastAsia"/>
        </w:rPr>
        <w:t>结束，另加一个提案书里完全没提到的</w:t>
      </w:r>
      <w:r>
        <w:t xml:space="preserve"> 10-26 </w:t>
      </w:r>
      <w:r>
        <w:rPr>
          <w:rFonts w:hint="eastAsia"/>
        </w:rPr>
        <w:t>答辩和</w:t>
      </w:r>
      <w:r>
        <w:t xml:space="preserve"> 11-10 </w:t>
      </w:r>
      <w:r>
        <w:rPr>
          <w:rFonts w:hint="eastAsia"/>
        </w:rPr>
        <w:t>最终报告。下面的</w:t>
      </w:r>
      <w:r>
        <w:t xml:space="preserve"> sprint </w:t>
      </w:r>
      <w:r>
        <w:rPr>
          <w:rFonts w:hint="eastAsia"/>
        </w:rPr>
        <w:t>对照表用的是</w:t>
      </w:r>
      <w:r>
        <w:t xml:space="preserve"> 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的日期，因为这是团队实际在用的日历，但这处</w:t>
      </w:r>
      <w:r>
        <w:t xml:space="preserve"> </w:t>
      </w:r>
      <w:r>
        <w:rPr>
          <w:rFonts w:hint="eastAsia"/>
        </w:rPr>
        <w:t>不一致需要和</w:t>
      </w:r>
      <w:r>
        <w:t xml:space="preserve"> ZIYANG </w:t>
      </w:r>
      <w:r>
        <w:rPr>
          <w:rFonts w:hint="eastAsia"/>
        </w:rPr>
        <w:t>对齐。</w:t>
      </w:r>
    </w:p>
    <w:bookmarkEnd w:id="2"/>
    <w:p w14:paraId="7732AB62">
      <w:pPr>
        <w:pStyle w:val="4"/>
      </w:pPr>
      <w:bookmarkStart w:id="3" w:name="uc1-的分析级视角"/>
      <w:r>
        <w:t xml:space="preserve">1.2 UC1 </w:t>
      </w:r>
      <w:r>
        <w:rPr>
          <w:rFonts w:hint="eastAsia"/>
        </w:rPr>
        <w:t>的分析级视角</w:t>
      </w:r>
    </w:p>
    <w:p w14:paraId="7D6EC14D">
      <w:pPr>
        <w:pStyle w:val="23"/>
      </w:pPr>
      <w:r>
        <w:rPr>
          <w:rFonts w:hint="eastAsia"/>
        </w:rPr>
        <w:t>在还没写一行</w:t>
      </w:r>
      <w:r>
        <w:t xml:space="preserve"> TypeScript </w:t>
      </w:r>
      <w:r>
        <w:rPr>
          <w:rFonts w:hint="eastAsia"/>
        </w:rPr>
        <w:t>之前，先用概念层面描述这个用例（边界类/控制类/实体类，</w:t>
      </w:r>
      <w:r>
        <w:t xml:space="preserve"> Boundary / Control / </w:t>
      </w:r>
      <w:r>
        <w:rPr>
          <w:rFonts w:hint="eastAsia"/>
        </w:rPr>
        <w:t>Entity，暂时不出现任何设计模式的名字</w:t>
      </w:r>
      <w:r>
        <w:t xml:space="preserve"> —— </w:t>
      </w:r>
      <w:r>
        <w:rPr>
          <w:rFonts w:hint="eastAsia"/>
        </w:rPr>
        <w:t>那些放在</w:t>
      </w:r>
      <w:r>
        <w:t xml:space="preserve"> Part </w:t>
      </w:r>
      <w:r>
        <w:rPr>
          <w:rFonts w:hint="eastAsia"/>
        </w:rPr>
        <w:t>2）：</w:t>
      </w:r>
    </w:p>
    <w:p w14:paraId="0397471B">
      <w:pPr>
        <w:pStyle w:val="49"/>
      </w:pPr>
      <w:r>
        <w:rPr>
          <w:rStyle w:val="48"/>
        </w:rPr>
        <w:t>classDiagram</w:t>
      </w:r>
      <w:r>
        <w:br w:type="textWrapping"/>
      </w:r>
      <w:r>
        <w:rPr>
          <w:rStyle w:val="48"/>
        </w:rPr>
        <w:t xml:space="preserve">    class SignInPage {</w:t>
      </w:r>
      <w:r>
        <w:br w:type="textWrapping"/>
      </w:r>
      <w:r>
        <w:rPr>
          <w:rStyle w:val="48"/>
        </w:rPr>
        <w:t xml:space="preserve">        &lt;&lt;boundary&gt;&gt;</w:t>
      </w:r>
      <w:r>
        <w:br w:type="textWrapping"/>
      </w:r>
      <w:r>
        <w:rPr>
          <w:rStyle w:val="48"/>
        </w:rPr>
        <w:t xml:space="preserve">        +submitPassword(email, password)</w:t>
      </w:r>
      <w:r>
        <w:br w:type="textWrapping"/>
      </w:r>
      <w:r>
        <w:rPr>
          <w:rStyle w:val="48"/>
        </w:rPr>
        <w:t xml:space="preserve">        +startOAuth(provider)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AccountSettingsPage {</w:t>
      </w:r>
      <w:r>
        <w:br w:type="textWrapping"/>
      </w:r>
      <w:r>
        <w:rPr>
          <w:rStyle w:val="48"/>
        </w:rPr>
        <w:t xml:space="preserve">        &lt;&lt;boundary&gt;&gt;</w:t>
      </w:r>
      <w:r>
        <w:br w:type="textWrapping"/>
      </w:r>
      <w:r>
        <w:rPr>
          <w:rStyle w:val="48"/>
        </w:rPr>
        <w:t xml:space="preserve">        +viewAccount()</w:t>
      </w:r>
      <w:r>
        <w:br w:type="textWrapping"/>
      </w:r>
      <w:r>
        <w:rPr>
          <w:rStyle w:val="48"/>
        </w:rPr>
        <w:t xml:space="preserve">        +updateAccount(fields)</w:t>
      </w:r>
      <w:r>
        <w:br w:type="textWrapping"/>
      </w:r>
      <w:r>
        <w:rPr>
          <w:rStyle w:val="48"/>
        </w:rPr>
        <w:t xml:space="preserve">        +changePassword(current, next)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AuthenticationController {</w:t>
      </w:r>
      <w:r>
        <w:br w:type="textWrapping"/>
      </w:r>
      <w:r>
        <w:rPr>
          <w:rStyle w:val="48"/>
        </w:rPr>
        <w:t xml:space="preserve">        &lt;&lt;control&gt;&gt;</w:t>
      </w:r>
      <w:r>
        <w:br w:type="textWrapping"/>
      </w:r>
      <w:r>
        <w:rPr>
          <w:rStyle w:val="48"/>
        </w:rPr>
        <w:t xml:space="preserve">        +signIn(credentials) Principal</w:t>
      </w:r>
      <w:r>
        <w:br w:type="textWrapping"/>
      </w:r>
      <w:r>
        <w:rPr>
          <w:rStyle w:val="48"/>
        </w:rPr>
        <w:t xml:space="preserve">        +signUp(email, password, name) Principal</w:t>
      </w:r>
      <w:r>
        <w:br w:type="textWrapping"/>
      </w:r>
      <w:r>
        <w:rPr>
          <w:rStyle w:val="48"/>
        </w:rPr>
        <w:t xml:space="preserve">        +resolveSession(token) Principal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Account {</w:t>
      </w:r>
      <w:r>
        <w:br w:type="textWrapping"/>
      </w:r>
      <w:r>
        <w:rPr>
          <w:rStyle w:val="48"/>
        </w:rPr>
        <w:t xml:space="preserve">        &lt;&lt;entity&gt;&gt;</w:t>
      </w:r>
      <w:r>
        <w:br w:type="textWrapping"/>
      </w:r>
      <w:r>
        <w:rPr>
          <w:rStyle w:val="48"/>
        </w:rPr>
        <w:t xml:space="preserve">        id</w:t>
      </w:r>
      <w:r>
        <w:br w:type="textWrapping"/>
      </w:r>
      <w:r>
        <w:rPr>
          <w:rStyle w:val="48"/>
        </w:rPr>
        <w:t xml:space="preserve">        email</w:t>
      </w:r>
      <w:r>
        <w:br w:type="textWrapping"/>
      </w:r>
      <w:r>
        <w:rPr>
          <w:rStyle w:val="48"/>
        </w:rPr>
        <w:t xml:space="preserve">        displayName</w:t>
      </w:r>
      <w:r>
        <w:br w:type="textWrapping"/>
      </w:r>
      <w:r>
        <w:rPr>
          <w:rStyle w:val="48"/>
        </w:rPr>
        <w:t xml:space="preserve">        role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Credential {</w:t>
      </w:r>
      <w:r>
        <w:br w:type="textWrapping"/>
      </w:r>
      <w:r>
        <w:rPr>
          <w:rStyle w:val="48"/>
        </w:rPr>
        <w:t xml:space="preserve">        &lt;&lt;entity&gt;&gt;</w:t>
      </w:r>
      <w:r>
        <w:br w:type="textWrapping"/>
      </w:r>
      <w:r>
        <w:rPr>
          <w:rStyle w:val="48"/>
        </w:rPr>
        <w:t xml:space="preserve">        kind</w:t>
      </w:r>
      <w:r>
        <w:br w:type="textWrapping"/>
      </w:r>
      <w:r>
        <w:rPr>
          <w:rStyle w:val="48"/>
        </w:rPr>
        <w:t xml:space="preserve">        secret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LoginSession {</w:t>
      </w:r>
      <w:r>
        <w:br w:type="textWrapping"/>
      </w:r>
      <w:r>
        <w:rPr>
          <w:rStyle w:val="48"/>
        </w:rPr>
        <w:t xml:space="preserve">        &lt;&lt;entity&gt;&gt;</w:t>
      </w:r>
      <w:r>
        <w:br w:type="textWrapping"/>
      </w:r>
      <w:r>
        <w:rPr>
          <w:rStyle w:val="48"/>
        </w:rPr>
        <w:t xml:space="preserve">        token</w:t>
      </w:r>
      <w:r>
        <w:br w:type="textWrapping"/>
      </w:r>
      <w:r>
        <w:rPr>
          <w:rStyle w:val="48"/>
        </w:rPr>
        <w:t xml:space="preserve">        expiresAt</w:t>
      </w:r>
      <w:r>
        <w:br w:type="textWrapping"/>
      </w:r>
      <w:r>
        <w:rPr>
          <w:rStyle w:val="48"/>
        </w:rPr>
        <w:t xml:space="preserve">    }</w:t>
      </w:r>
      <w:r>
        <w:br w:type="textWrapping"/>
        <w:br w:type="textWrapping"/>
      </w:r>
      <w:r>
        <w:rPr>
          <w:rStyle w:val="48"/>
        </w:rPr>
        <w:t xml:space="preserve">    SignInPage ..&gt; AuthenticationController</w:t>
      </w:r>
      <w:r>
        <w:br w:type="textWrapping"/>
      </w:r>
      <w:r>
        <w:rPr>
          <w:rStyle w:val="48"/>
        </w:rPr>
        <w:t xml:space="preserve">    AccountSettingsPage ..&gt; AuthenticationController</w:t>
      </w:r>
      <w:r>
        <w:br w:type="textWrapping"/>
      </w:r>
      <w:r>
        <w:rPr>
          <w:rStyle w:val="48"/>
        </w:rPr>
        <w:t xml:space="preserve">    AuthenticationController ..&gt; Account</w:t>
      </w:r>
      <w:r>
        <w:br w:type="textWrapping"/>
      </w:r>
      <w:r>
        <w:rPr>
          <w:rStyle w:val="48"/>
        </w:rPr>
        <w:t xml:space="preserve">    AuthenticationController ..&gt; Credential</w:t>
      </w:r>
      <w:r>
        <w:br w:type="textWrapping"/>
      </w:r>
      <w:r>
        <w:rPr>
          <w:rStyle w:val="48"/>
        </w:rPr>
        <w:t xml:space="preserve">    AuthenticationController ..&gt; LoginSession</w:t>
      </w:r>
      <w:r>
        <w:br w:type="textWrapping"/>
      </w:r>
      <w:r>
        <w:rPr>
          <w:rStyle w:val="48"/>
        </w:rPr>
        <w:t xml:space="preserve">    Account "1" -- "*" Credential</w:t>
      </w:r>
      <w:r>
        <w:br w:type="textWrapping"/>
      </w:r>
      <w:r>
        <w:rPr>
          <w:rStyle w:val="48"/>
        </w:rPr>
        <w:t xml:space="preserve">    Account "1" -- "*" LoginSession</w:t>
      </w:r>
    </w:p>
    <w:p w14:paraId="4A06F16F">
      <w:pPr>
        <w:pStyle w:val="23"/>
      </w:pPr>
      <w:r>
        <w:rPr>
          <w:rFonts w:hint="eastAsia"/>
        </w:rPr>
        <w:t>这里特意把它命名为</w:t>
      </w:r>
      <w:r>
        <w:t xml:space="preserve"> </w:t>
      </w:r>
      <w:r>
        <w:rPr>
          <w:rStyle w:val="48"/>
        </w:rPr>
        <w:t>LoginSession</w:t>
      </w:r>
      <w:r>
        <w:rPr>
          <w:rFonts w:hint="eastAsia"/>
        </w:rPr>
        <w:t>，而不是直接叫</w:t>
      </w:r>
      <w:r>
        <w:t xml:space="preserve"> “Session” —— </w:t>
      </w:r>
      <w:r>
        <w:rPr>
          <w:rFonts w:hint="eastAsia"/>
        </w:rPr>
        <w:t>原因见</w:t>
      </w:r>
      <w:r>
        <w:t xml:space="preserve"> §1.6 </w:t>
      </w:r>
      <w:r>
        <w:rPr>
          <w:rFonts w:hint="eastAsia"/>
        </w:rPr>
        <w:t>的命名</w:t>
      </w:r>
      <w:r>
        <w:t xml:space="preserve"> </w:t>
      </w:r>
      <w:r>
        <w:rPr>
          <w:rFonts w:hint="eastAsia"/>
        </w:rPr>
        <w:t>冲突说明。密码登录的时序图：</w:t>
      </w:r>
    </w:p>
    <w:p w14:paraId="4586887A">
      <w:pPr>
        <w:pStyle w:val="49"/>
      </w:pPr>
      <w:r>
        <w:rPr>
          <w:rStyle w:val="48"/>
        </w:rPr>
        <w:t>sequenceDiagram</w:t>
      </w:r>
      <w:r>
        <w:br w:type="textWrapping"/>
      </w:r>
      <w:r>
        <w:rPr>
          <w:rStyle w:val="48"/>
        </w:rPr>
        <w:t xml:space="preserve">    actor User</w:t>
      </w:r>
      <w:r>
        <w:br w:type="textWrapping"/>
      </w:r>
      <w:r>
        <w:rPr>
          <w:rStyle w:val="48"/>
        </w:rPr>
        <w:t xml:space="preserve">    participant Page as SignInPage</w:t>
      </w:r>
      <w:r>
        <w:br w:type="textWrapping"/>
      </w:r>
      <w:r>
        <w:rPr>
          <w:rStyle w:val="48"/>
        </w:rPr>
        <w:t xml:space="preserve">    participant Ctrl as AuthenticationController</w:t>
      </w:r>
      <w:r>
        <w:br w:type="textWrapping"/>
      </w:r>
      <w:r>
        <w:rPr>
          <w:rStyle w:val="48"/>
        </w:rPr>
        <w:t xml:space="preserve">    participant Cred as Credential</w:t>
      </w:r>
      <w:r>
        <w:br w:type="textWrapping"/>
      </w:r>
      <w:r>
        <w:rPr>
          <w:rStyle w:val="48"/>
        </w:rPr>
        <w:t xml:space="preserve">    participant Sess as LoginSession</w:t>
      </w:r>
      <w:r>
        <w:br w:type="textWrapping"/>
        <w:br w:type="textWrapping"/>
      </w:r>
      <w:r>
        <w:rPr>
          <w:rStyle w:val="48"/>
        </w:rPr>
        <w:t xml:space="preserve">    User-&gt;&gt;Page: submit(email, password)</w:t>
      </w:r>
      <w:r>
        <w:br w:type="textWrapping"/>
      </w:r>
      <w:r>
        <w:rPr>
          <w:rStyle w:val="48"/>
        </w:rPr>
        <w:t xml:space="preserve">    Page-&gt;&gt;Ctrl: signIn(email, password)</w:t>
      </w:r>
      <w:r>
        <w:br w:type="textWrapping"/>
      </w:r>
      <w:r>
        <w:rPr>
          <w:rStyle w:val="48"/>
        </w:rPr>
        <w:t xml:space="preserve">    Ctrl-&gt;&gt;Cred: find(email, 'password')</w:t>
      </w:r>
      <w:r>
        <w:br w:type="textWrapping"/>
      </w:r>
      <w:r>
        <w:rPr>
          <w:rStyle w:val="48"/>
        </w:rPr>
        <w:t xml:space="preserve">    Cred--&gt;&gt;Ctrl: credential or none</w:t>
      </w:r>
      <w:r>
        <w:br w:type="textWrapping"/>
      </w:r>
      <w:r>
        <w:rPr>
          <w:rStyle w:val="48"/>
        </w:rPr>
        <w:t xml:space="preserve">    Ctrl-&gt;&gt;Cred: matches(password)</w:t>
      </w:r>
      <w:r>
        <w:br w:type="textWrapping"/>
      </w:r>
      <w:r>
        <w:rPr>
          <w:rStyle w:val="48"/>
        </w:rPr>
        <w:t xml:space="preserve">    Cred--&gt;&gt;Ctrl: true or false</w:t>
      </w:r>
      <w:r>
        <w:br w:type="textWrapping"/>
      </w:r>
      <w:r>
        <w:rPr>
          <w:rStyle w:val="48"/>
        </w:rPr>
        <w:t xml:space="preserve">    Ctrl-&gt;&gt;Sess: create(account)</w:t>
      </w:r>
      <w:r>
        <w:br w:type="textWrapping"/>
      </w:r>
      <w:r>
        <w:rPr>
          <w:rStyle w:val="48"/>
        </w:rPr>
        <w:t xml:space="preserve">    Sess--&gt;&gt;Ctrl: token</w:t>
      </w:r>
      <w:r>
        <w:br w:type="textWrapping"/>
      </w:r>
      <w:r>
        <w:rPr>
          <w:rStyle w:val="48"/>
        </w:rPr>
        <w:t xml:space="preserve">    Ctrl--&gt;&gt;Page: Principal</w:t>
      </w:r>
      <w:r>
        <w:br w:type="textWrapping"/>
      </w:r>
      <w:r>
        <w:rPr>
          <w:rStyle w:val="48"/>
        </w:rPr>
        <w:t xml:space="preserve">    Page--&gt;&gt;User: redirect (Home or Admin, by role)</w:t>
      </w:r>
    </w:p>
    <w:p w14:paraId="2C2DBECA">
      <w:pPr>
        <w:pStyle w:val="23"/>
      </w:pPr>
      <w:r>
        <w:t xml:space="preserve">GitHub/Google OAuth </w:t>
      </w:r>
      <w:r>
        <w:rPr>
          <w:rFonts w:hint="eastAsia"/>
        </w:rPr>
        <w:t>登录只是把其中</w:t>
      </w:r>
      <w:r>
        <w:t xml:space="preserve"> </w:t>
      </w:r>
      <w:r>
        <w:rPr>
          <w:rStyle w:val="48"/>
        </w:rPr>
        <w:t>Credential.matches(password)</w:t>
      </w:r>
      <w:r>
        <w:t xml:space="preserve"> </w:t>
      </w:r>
      <w:r>
        <w:rPr>
          <w:rFonts w:hint="eastAsia"/>
        </w:rPr>
        <w:t>这一步换成</w:t>
      </w:r>
      <w:r>
        <w:t xml:space="preserve"> </w:t>
      </w:r>
      <w:r>
        <w:rPr>
          <w:rFonts w:hint="eastAsia"/>
        </w:rPr>
        <w:t>“拿授权码去对应服务商那里换一个已验证的邮箱”，从</w:t>
      </w:r>
      <w:r>
        <w:t xml:space="preserve"> </w:t>
      </w:r>
      <w:r>
        <w:rPr>
          <w:rStyle w:val="48"/>
        </w:rPr>
        <w:t>LoginSession.create</w:t>
      </w:r>
      <w:r>
        <w:t xml:space="preserve"> </w:t>
      </w:r>
      <w:r>
        <w:rPr>
          <w:rFonts w:hint="eastAsia"/>
        </w:rPr>
        <w:t>往后完全</w:t>
      </w:r>
      <w:r>
        <w:t xml:space="preserve"> </w:t>
      </w:r>
      <w:r>
        <w:rPr>
          <w:rFonts w:hint="eastAsia"/>
        </w:rPr>
        <w:t>一样</w:t>
      </w:r>
      <w:r>
        <w:t xml:space="preserve"> —— </w:t>
      </w:r>
      <w:r>
        <w:rPr>
          <w:rFonts w:hint="eastAsia"/>
        </w:rPr>
        <w:t>这种”殊途同归”正是</w:t>
      </w:r>
      <w:r>
        <w:t xml:space="preserve"> Part 2 </w:t>
      </w:r>
      <w:r>
        <w:rPr>
          <w:rFonts w:hint="eastAsia"/>
        </w:rPr>
        <w:t>要用设计模式解决的问题。</w:t>
      </w:r>
    </w:p>
    <w:bookmarkEnd w:id="3"/>
    <w:p w14:paraId="1F4CCF70">
      <w:pPr>
        <w:pStyle w:val="4"/>
      </w:pPr>
      <w:bookmarkStart w:id="4" w:name="在整个单体架构中的位置实现层面"/>
      <w:r>
        <w:t xml:space="preserve">1.3 </w:t>
      </w:r>
      <w:r>
        <w:rPr>
          <w:rFonts w:hint="eastAsia"/>
        </w:rPr>
        <w:t>在整个单体架构中的位置（实现层面）</w:t>
      </w:r>
    </w:p>
    <w:p w14:paraId="5912485C">
      <w:pPr>
        <w:pStyle w:val="49"/>
      </w:pPr>
      <w:r>
        <w:rPr>
          <w:rStyle w:val="48"/>
        </w:rPr>
        <w:t>Browser (SignIn page, Settings -&gt; Account tab)</w:t>
      </w:r>
      <w:r>
        <w:br w:type="textWrapping"/>
      </w:r>
      <w:r>
        <w:rPr>
          <w:rStyle w:val="48"/>
        </w:rPr>
        <w:t xml:space="preserve">   |  HTTP (see Part 3)</w:t>
      </w:r>
      <w:r>
        <w:br w:type="textWrapping"/>
      </w:r>
      <w:r>
        <w:rPr>
          <w:rStyle w:val="48"/>
        </w:rPr>
        <w:t xml:space="preserve">   v</w:t>
      </w:r>
      <w:r>
        <w:br w:type="textWrapping"/>
      </w:r>
      <w:r>
        <w:rPr>
          <w:rStyle w:val="48"/>
        </w:rPr>
        <w:t>apps/server  --  identity module  --  AbstractAuthFlow.authenticate()</w:t>
      </w:r>
      <w:r>
        <w:br w:type="textWrapping"/>
      </w:r>
      <w:r>
        <w:rPr>
          <w:rStyle w:val="48"/>
        </w:rPr>
        <w:t xml:space="preserve">   |                                        |</w:t>
      </w:r>
      <w:r>
        <w:br w:type="textWrapping"/>
      </w:r>
      <w:r>
        <w:rPr>
          <w:rStyle w:val="48"/>
        </w:rPr>
        <w:t xml:space="preserve">   |                                        v</w:t>
      </w:r>
      <w:r>
        <w:br w:type="textWrapping"/>
      </w:r>
      <w:r>
        <w:rPr>
          <w:rStyle w:val="48"/>
        </w:rPr>
        <w:t xml:space="preserve">   |                                strategies(): AuthStrategy[]</w:t>
      </w:r>
      <w:r>
        <w:br w:type="textWrapping"/>
      </w:r>
      <w:r>
        <w:rPr>
          <w:rStyle w:val="48"/>
        </w:rPr>
        <w:t xml:space="preserve">   |                          (Password | Session | Github | Google)</w:t>
      </w:r>
      <w:r>
        <w:br w:type="textWrapping"/>
      </w:r>
      <w:r>
        <w:rPr>
          <w:rStyle w:val="48"/>
        </w:rPr>
        <w:t xml:space="preserve">   v</w:t>
      </w:r>
      <w:r>
        <w:br w:type="textWrapping"/>
      </w:r>
      <w:r>
        <w:rPr>
          <w:rStyle w:val="48"/>
        </w:rPr>
        <w:t>Postgres (accounts, credentials, auth_sessions)</w:t>
      </w:r>
    </w:p>
    <w:p w14:paraId="2588A6BE">
      <w:pPr>
        <w:pStyle w:val="23"/>
      </w:pPr>
      <w:r>
        <w:rPr>
          <w:rFonts w:hint="eastAsia"/>
          <w:b/>
          <w:bCs/>
        </w:rPr>
        <w:t>尚待解决的依赖：</w:t>
      </w:r>
      <w:r>
        <w:t xml:space="preserve"> </w:t>
      </w:r>
      <w:r>
        <w:rPr>
          <w:rStyle w:val="48"/>
        </w:rPr>
        <w:t>apps/server</w:t>
      </w:r>
      <w:r>
        <w:t xml:space="preserve"> </w:t>
      </w:r>
      <w:r>
        <w:rPr>
          <w:rFonts w:hint="eastAsia"/>
        </w:rPr>
        <w:t>目前还没有接入任何</w:t>
      </w:r>
      <w:r>
        <w:t xml:space="preserve"> HTTP </w:t>
      </w:r>
      <w:r>
        <w:rPr>
          <w:rFonts w:hint="eastAsia"/>
        </w:rPr>
        <w:t>框架（</w:t>
      </w:r>
      <w:r>
        <w:rPr>
          <w:rStyle w:val="48"/>
        </w:rPr>
        <w:t>main.ts</w:t>
      </w:r>
      <w:r>
        <w:t xml:space="preserve"> </w:t>
      </w:r>
      <w:r>
        <w:rPr>
          <w:rFonts w:hint="eastAsia"/>
        </w:rPr>
        <w:t>现在只是一段”验证各模块能接起来”的启动代码，还不是一个真正的服务器）。Part</w:t>
      </w:r>
      <w:r>
        <w:t xml:space="preserve"> 3 </w:t>
      </w:r>
      <w:r>
        <w:rPr>
          <w:rFonts w:hint="eastAsia"/>
        </w:rPr>
        <w:t>里的接口设计，是照着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未来会暴露出来的东西（Express/Fastify</w:t>
      </w:r>
      <w:r>
        <w:t xml:space="preserve"> </w:t>
      </w:r>
      <w:r>
        <w:rPr>
          <w:rFonts w:hint="eastAsia"/>
        </w:rPr>
        <w:t>等）来设计的，</w:t>
      </w:r>
      <w:r>
        <w:t xml:space="preserve"> </w:t>
      </w:r>
      <w:r>
        <w:rPr>
          <w:rFonts w:hint="eastAsia"/>
        </w:rPr>
        <w:t>但要等那部分落地才能真正接上线</w:t>
      </w:r>
      <w:r>
        <w:t xml:space="preserve"> —— </w:t>
      </w:r>
      <w:r>
        <w:rPr>
          <w:rFonts w:hint="eastAsia"/>
        </w:rPr>
        <w:t>这是对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的跨业务线依赖，需要提给</w:t>
      </w:r>
      <w:r>
        <w:t xml:space="preserve"> </w:t>
      </w:r>
      <w:r>
        <w:rPr>
          <w:rFonts w:hint="eastAsia"/>
        </w:rPr>
        <w:t>ZIYANG，</w:t>
      </w:r>
      <w:r>
        <w:t xml:space="preserve"> </w:t>
      </w:r>
      <w:r>
        <w:rPr>
          <w:rFonts w:hint="eastAsia"/>
        </w:rPr>
        <w:t>不是</w:t>
      </w:r>
      <w:r>
        <w:t xml:space="preserve"> identity </w:t>
      </w:r>
      <w:r>
        <w:rPr>
          <w:rFonts w:hint="eastAsia"/>
        </w:rPr>
        <w:t>这条线自己能解决的。</w:t>
      </w:r>
    </w:p>
    <w:bookmarkEnd w:id="4"/>
    <w:p w14:paraId="64ECF28A">
      <w:pPr>
        <w:pStyle w:val="4"/>
      </w:pPr>
      <w:bookmarkStart w:id="5" w:name="core-与业务线slice之间的边界问题"/>
      <w:r>
        <w:t xml:space="preserve">1.4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与业务线（slice）之间的边界问题</w:t>
      </w:r>
    </w:p>
    <w:p w14:paraId="1D6C1BD6">
      <w:pPr>
        <w:pStyle w:val="23"/>
      </w:pPr>
      <w:r>
        <w:rPr>
          <w:rStyle w:val="48"/>
        </w:rPr>
        <w:t>CODING_STANDARDS.md</w:t>
      </w:r>
      <w:r>
        <w:t xml:space="preserve"> </w:t>
      </w:r>
      <w:r>
        <w:rPr>
          <w:rFonts w:hint="eastAsia"/>
        </w:rPr>
        <w:t>写得很明确：</w:t>
      </w:r>
      <w:r>
        <w:rPr>
          <w:rStyle w:val="48"/>
          <w:b/>
          <w:bCs/>
        </w:rPr>
        <w:t>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永远不能</w:t>
      </w:r>
      <w:r>
        <w:rPr>
          <w:b/>
          <w:bCs/>
        </w:rPr>
        <w:t xml:space="preserve"> import </w:t>
      </w:r>
      <w:r>
        <w:rPr>
          <w:rFonts w:hint="eastAsia"/>
          <w:b/>
          <w:bCs/>
        </w:rPr>
        <w:t>任何一条业务线的代码。</w:t>
      </w:r>
      <w:r>
        <w:t xml:space="preserve"> </w:t>
      </w:r>
      <w:r>
        <w:rPr>
          <w:rFonts w:hint="eastAsia"/>
        </w:rPr>
        <w:t>但</w:t>
      </w:r>
      <w:r>
        <w:t xml:space="preserve"> </w:t>
      </w:r>
      <w:r>
        <w:rPr>
          <w:rStyle w:val="48"/>
        </w:rPr>
        <w:t>core/http/authGuard.ts</w:t>
      </w:r>
      <w:r>
        <w:t xml:space="preserve"> </w:t>
      </w:r>
      <w:r>
        <w:rPr>
          <w:rFonts w:hint="eastAsia"/>
        </w:rPr>
        <w:t>目前用的是一个信任请求头的桩实现</w:t>
      </w:r>
      <w:r>
        <w:t xml:space="preserve"> </w:t>
      </w:r>
      <w:r>
        <w:rPr>
          <w:rFonts w:hint="eastAsia"/>
        </w:rPr>
        <w:t>（</w:t>
      </w:r>
      <w:r>
        <w:rPr>
          <w:rStyle w:val="48"/>
        </w:rPr>
        <w:t>principalFromHeader</w:t>
      </w:r>
      <w:r>
        <w:rPr>
          <w:rFonts w:hint="eastAsia"/>
        </w:rPr>
        <w:t>），而</w:t>
      </w:r>
      <w:r>
        <w:t xml:space="preserve"> 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里也说得很直白：“陆一的真登录上线</w:t>
      </w:r>
      <w:r>
        <w:t xml:space="preserve"> </w:t>
      </w:r>
      <w:r>
        <w:rPr>
          <w:rFonts w:hint="eastAsia"/>
        </w:rPr>
        <w:t>之前，大家先用桩账号开发；他一上线，全员切过去”</w:t>
      </w:r>
      <w:r>
        <w:t xml:space="preserve"> —— </w:t>
      </w:r>
      <w:r>
        <w:rPr>
          <w:rFonts w:hint="eastAsia"/>
        </w:rPr>
        <w:t>一旦</w:t>
      </w:r>
      <w:r>
        <w:t xml:space="preserve"> identity </w:t>
      </w:r>
      <w:r>
        <w:rPr>
          <w:rFonts w:hint="eastAsia"/>
        </w:rPr>
        <w:t>有了真正的会话</w:t>
      </w:r>
      <w:r>
        <w:t xml:space="preserve"> </w:t>
      </w:r>
      <w:r>
        <w:rPr>
          <w:rFonts w:hint="eastAsia"/>
        </w:rPr>
        <w:t>校验逻辑，以后每个请求都得走这套真逻辑，而不是桩实现。</w:t>
      </w:r>
    </w:p>
    <w:p w14:paraId="3C6B26B3">
      <w:pPr>
        <w:pStyle w:val="3"/>
      </w:pPr>
      <w:r>
        <w:rPr>
          <w:rFonts w:hint="eastAsia"/>
        </w:rPr>
        <w:t>表面看，这似乎意味着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不得不</w:t>
      </w:r>
      <w:r>
        <w:t xml:space="preserve"> import </w:t>
      </w:r>
      <w:r>
        <w:rPr>
          <w:rStyle w:val="48"/>
        </w:rPr>
        <w:t>identity</w:t>
      </w:r>
      <w:r>
        <w:rPr>
          <w:rFonts w:hint="eastAsia"/>
        </w:rPr>
        <w:t>。其实不必：</w:t>
      </w:r>
    </w:p>
    <w:p w14:paraId="4A352DFE">
      <w:pPr>
        <w:pStyle w:val="24"/>
        <w:numPr>
          <w:ilvl w:val="0"/>
          <w:numId w:val="1"/>
        </w:numPr>
      </w:pPr>
      <w:r>
        <w:rPr>
          <w:rStyle w:val="48"/>
        </w:rPr>
        <w:t>core/http/authGuard.ts</w:t>
      </w:r>
      <w:r>
        <w:t xml:space="preserve"> </w:t>
      </w:r>
      <w:r>
        <w:rPr>
          <w:rFonts w:hint="eastAsia"/>
        </w:rPr>
        <w:t>增加一个很小的</w:t>
      </w:r>
      <w:r>
        <w:rPr>
          <w:rFonts w:hint="eastAsia"/>
          <w:b/>
          <w:bCs/>
        </w:rPr>
        <w:t>端口（port）</w:t>
      </w:r>
      <w:r>
        <w:rPr>
          <w:rFonts w:hint="eastAsia"/>
        </w:rPr>
        <w:t>：一个模块级的挂载点</w:t>
      </w:r>
      <w:r>
        <w:t xml:space="preserve"> </w:t>
      </w:r>
      <w:r>
        <w:rPr>
          <w:rStyle w:val="48"/>
        </w:rPr>
        <w:t>registerSessionVerifier(verify: (token: string) =&gt; Promise&lt;Principal | null&gt;)</w:t>
      </w:r>
      <w:r>
        <w:rPr>
          <w:rFonts w:hint="eastAsia"/>
        </w:rPr>
        <w:t>，</w:t>
      </w:r>
      <w:r>
        <w:t xml:space="preserve"> guard </w:t>
      </w:r>
      <w:r>
        <w:rPr>
          <w:rFonts w:hint="eastAsia"/>
        </w:rPr>
        <w:t>逻辑改成调用这个挂载点（或者把它放在</w:t>
      </w:r>
      <w:r>
        <w:t xml:space="preserve"> </w:t>
      </w:r>
      <w:r>
        <w:rPr>
          <w:rStyle w:val="48"/>
        </w:rPr>
        <w:t>principalFromHeader</w:t>
      </w:r>
      <w:r>
        <w:t xml:space="preserve"> </w:t>
      </w:r>
      <w:r>
        <w:rPr>
          <w:rFonts w:hint="eastAsia"/>
        </w:rPr>
        <w:t>前面做一条</w:t>
      </w:r>
      <w:r>
        <w:t xml:space="preserve"> fallback </w:t>
      </w:r>
      <w:r>
        <w:rPr>
          <w:rFonts w:hint="eastAsia"/>
        </w:rPr>
        <w:t>链）。这是对</w:t>
      </w:r>
      <w:r>
        <w:t xml:space="preserve"> core </w:t>
      </w:r>
      <w:r>
        <w:rPr>
          <w:rFonts w:hint="eastAsia"/>
        </w:rPr>
        <w:t>的一处小改动，需要走评审，因为</w:t>
      </w:r>
      <w:r>
        <w:t xml:space="preserve"> core </w:t>
      </w:r>
      <w:r>
        <w:rPr>
          <w:rFonts w:hint="eastAsia"/>
        </w:rPr>
        <w:t>在第一个</w:t>
      </w:r>
      <w:r>
        <w:t xml:space="preserve"> sprint </w:t>
      </w:r>
      <w:r>
        <w:rPr>
          <w:rFonts w:hint="eastAsia"/>
        </w:rPr>
        <w:t>结束后就冻结了（</w:t>
      </w:r>
      <w:r>
        <w:rPr>
          <w:rStyle w:val="48"/>
        </w:rPr>
        <w:t>CODEOWNERS</w:t>
      </w:r>
      <w:r>
        <w:t xml:space="preserve"> </w:t>
      </w:r>
      <w:r>
        <w:rPr>
          <w:rFonts w:hint="eastAsia"/>
        </w:rPr>
        <w:t>把</w:t>
      </w:r>
      <w:r>
        <w:t xml:space="preserve"> </w:t>
      </w:r>
      <w:r>
        <w:rPr>
          <w:rStyle w:val="48"/>
        </w:rPr>
        <w:t>core/</w:t>
      </w:r>
      <w:r>
        <w:t xml:space="preserve"> </w:t>
      </w:r>
      <w:r>
        <w:rPr>
          <w:rFonts w:hint="eastAsia"/>
        </w:rPr>
        <w:t>划给了</w:t>
      </w:r>
      <w:r>
        <w:t xml:space="preserve"> </w:t>
      </w:r>
      <w:r>
        <w:rPr>
          <w:rFonts w:hint="eastAsia"/>
        </w:rPr>
        <w:t>ZIYANG）。</w:t>
      </w:r>
    </w:p>
    <w:p w14:paraId="20D73E38">
      <w:pPr>
        <w:pStyle w:val="24"/>
        <w:numPr>
          <w:ilvl w:val="0"/>
          <w:numId w:val="1"/>
        </w:numPr>
      </w:pPr>
      <w:r>
        <w:rPr>
          <w:rStyle w:val="48"/>
        </w:rPr>
        <w:t>identity/index.ts</w:t>
      </w:r>
      <w:r>
        <w:t xml:space="preserve"> </w:t>
      </w:r>
      <w:r>
        <w:rPr>
          <w:rFonts w:hint="eastAsia"/>
        </w:rPr>
        <w:t>导出一个</w:t>
      </w:r>
      <w:r>
        <w:t xml:space="preserve"> </w:t>
      </w:r>
      <w:r>
        <w:rPr>
          <w:rStyle w:val="48"/>
        </w:rPr>
        <w:t>verifySessionCookie</w:t>
      </w:r>
      <w:r>
        <w:rPr>
          <w:rFonts w:hint="eastAsia"/>
        </w:rPr>
        <w:t>（其实就是包了一层的</w:t>
      </w:r>
      <w:r>
        <w:t xml:space="preserve"> </w:t>
      </w:r>
      <w:r>
        <w:rPr>
          <w:rStyle w:val="48"/>
        </w:rPr>
        <w:t>SessionStrategy.verify</w:t>
      </w:r>
      <w:r>
        <w:rPr>
          <w:rFonts w:hint="eastAsia"/>
        </w:rPr>
        <w:t>）。</w:t>
      </w:r>
    </w:p>
    <w:p w14:paraId="72D0BD22">
      <w:pPr>
        <w:pStyle w:val="24"/>
        <w:numPr>
          <w:ilvl w:val="0"/>
          <w:numId w:val="1"/>
        </w:numPr>
      </w:pPr>
      <w:r>
        <w:rPr>
          <w:rStyle w:val="48"/>
        </w:rPr>
        <w:t>apps/server/src/main.ts</w:t>
      </w:r>
      <w:r>
        <w:t xml:space="preserve"> —— </w:t>
      </w:r>
      <w:r>
        <w:rPr>
          <w:rFonts w:hint="eastAsia"/>
        </w:rPr>
        <w:t>也就是</w:t>
      </w:r>
      <w:r>
        <w:rPr>
          <w:rFonts w:hint="eastAsia"/>
          <w:b/>
          <w:bCs/>
        </w:rPr>
        <w:t>组合根（composition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root）</w:t>
      </w:r>
      <w:r>
        <w:rPr>
          <w:rFonts w:hint="eastAsia"/>
        </w:rPr>
        <w:t>，它本来就</w:t>
      </w:r>
      <w:r>
        <w:t xml:space="preserve"> </w:t>
      </w:r>
      <w:r>
        <w:rPr>
          <w:rFonts w:hint="eastAsia"/>
        </w:rPr>
        <w:t>直接</w:t>
      </w:r>
      <w:r>
        <w:t xml:space="preserve"> import </w:t>
      </w:r>
      <w:r>
        <w:rPr>
          <w:rFonts w:hint="eastAsia"/>
        </w:rPr>
        <w:t>了每一条业务线（现在已经在</w:t>
      </w:r>
      <w:r>
        <w:t xml:space="preserve"> import </w:t>
      </w:r>
      <w:r>
        <w:rPr>
          <w:rStyle w:val="48"/>
        </w:rPr>
        <w:t>modules/projects</w:t>
      </w:r>
      <w:r>
        <w:t xml:space="preserve">、 </w:t>
      </w:r>
      <w:r>
        <w:rPr>
          <w:rStyle w:val="48"/>
        </w:rPr>
        <w:t>modules/session</w:t>
      </w:r>
      <w:r>
        <w:t>、</w:t>
      </w:r>
      <w:r>
        <w:rPr>
          <w:rStyle w:val="48"/>
        </w:rPr>
        <w:t>modules/steering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在启动时加一行：</w:t>
      </w:r>
      <w:r>
        <w:t xml:space="preserve"> </w:t>
      </w:r>
      <w:r>
        <w:rPr>
          <w:rStyle w:val="48"/>
        </w:rPr>
        <w:t>registerSessionVerifier(verifySessionCookie)</w:t>
      </w:r>
      <w:r>
        <w:t>。</w:t>
      </w:r>
    </w:p>
    <w:p w14:paraId="58CB010E">
      <w:pPr>
        <w:pStyle w:val="23"/>
      </w:pPr>
      <w:r>
        <w:rPr>
          <w:rFonts w:hint="eastAsia"/>
        </w:rPr>
        <w:t>这样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identity</w:t>
      </w:r>
      <w:r>
        <w:t xml:space="preserve"> </w:t>
      </w:r>
      <w:r>
        <w:rPr>
          <w:rFonts w:hint="eastAsia"/>
        </w:rPr>
        <w:t>互相都不</w:t>
      </w:r>
      <w:r>
        <w:t xml:space="preserve"> import </w:t>
      </w:r>
      <w:r>
        <w:rPr>
          <w:rFonts w:hint="eastAsia"/>
        </w:rPr>
        <w:t>对方。</w:t>
      </w:r>
      <w:r>
        <w:rPr>
          <w:rStyle w:val="48"/>
        </w:rPr>
        <w:t>main.ts</w:t>
      </w:r>
      <w:r>
        <w:t xml:space="preserve"> </w:t>
      </w:r>
      <w:r>
        <w:rPr>
          <w:rFonts w:hint="eastAsia"/>
        </w:rPr>
        <w:t>本身是被允许</w:t>
      </w:r>
      <w:r>
        <w:t xml:space="preserve"> import </w:t>
      </w:r>
      <w:r>
        <w:rPr>
          <w:rFonts w:hint="eastAsia"/>
        </w:rPr>
        <w:t>一切的，它既不是</w:t>
      </w:r>
      <w:r>
        <w:t xml:space="preserve"> “core”</w:t>
      </w:r>
      <w:r>
        <w:rPr>
          <w:rFonts w:hint="eastAsia"/>
        </w:rPr>
        <w:t>，也不是某一条</w:t>
      </w:r>
      <w:r>
        <w:t xml:space="preserve"> “slice”。</w:t>
      </w:r>
    </w:p>
    <w:bookmarkEnd w:id="5"/>
    <w:p w14:paraId="004869F5">
      <w:pPr>
        <w:pStyle w:val="4"/>
      </w:pPr>
      <w:bookmarkStart w:id="6" w:name="员工-管理员路由"/>
      <w:r>
        <w:t xml:space="preserve">1.5 </w:t>
      </w:r>
      <w:r>
        <w:rPr>
          <w:rFonts w:hint="eastAsia"/>
        </w:rPr>
        <w:t>员工</w:t>
      </w:r>
      <w:r>
        <w:t xml:space="preserve"> / </w:t>
      </w:r>
      <w:r>
        <w:rPr>
          <w:rFonts w:hint="eastAsia"/>
        </w:rPr>
        <w:t>管理员路由</w:t>
      </w:r>
    </w:p>
    <w:p w14:paraId="35ADF21A">
      <w:pPr>
        <w:pStyle w:val="23"/>
      </w:pPr>
      <w:r>
        <w:rPr>
          <w:rFonts w:hint="eastAsia"/>
        </w:rPr>
        <w:t>按</w:t>
      </w:r>
      <w:r>
        <w:t xml:space="preserve"> </w:t>
      </w:r>
      <w:r>
        <w:rPr>
          <w:rStyle w:val="48"/>
        </w:rPr>
        <w:t>SLICES.md</w:t>
      </w:r>
      <w:r>
        <w:t xml:space="preserve"> </w:t>
      </w:r>
      <w:r>
        <w:rPr>
          <w:rFonts w:hint="eastAsia"/>
        </w:rPr>
        <w:t>里的评审意见：</w:t>
      </w:r>
      <w:r>
        <w:rPr>
          <w:rFonts w:hint="eastAsia"/>
          <w:b/>
          <w:bCs/>
        </w:rPr>
        <w:t>不存在一个单独隐藏的管理员登录入口。</w:t>
      </w:r>
      <w:r>
        <w:t xml:space="preserve"> </w:t>
      </w:r>
      <w:r>
        <w:rPr>
          <w:rFonts w:hint="eastAsia"/>
        </w:rPr>
        <w:t>员工账号</w:t>
      </w:r>
      <w:r>
        <w:t xml:space="preserve"> </w:t>
      </w:r>
      <w:r>
        <w:rPr>
          <w:rFonts w:hint="eastAsia"/>
        </w:rPr>
        <w:t>和普通用户走完全一样的登录页面、一样的登录流程。唯一的区别发生在登录之后：前端</w:t>
      </w:r>
      <w:r>
        <w:t xml:space="preserve"> </w:t>
      </w:r>
      <w:r>
        <w:rPr>
          <w:rFonts w:hint="eastAsia"/>
        </w:rPr>
        <w:t>从登录响应</w:t>
      </w:r>
      <w:r>
        <w:t xml:space="preserve"> / </w:t>
      </w:r>
      <w:r>
        <w:rPr>
          <w:rStyle w:val="48"/>
        </w:rPr>
        <w:t>GET /api/auth/me</w:t>
      </w:r>
      <w:r>
        <w:t xml:space="preserve"> </w:t>
      </w:r>
      <w:r>
        <w:rPr>
          <w:rFonts w:hint="eastAsia"/>
        </w:rPr>
        <w:t>里读出</w:t>
      </w:r>
      <w:r>
        <w:t xml:space="preserve"> </w:t>
      </w:r>
      <w:r>
        <w:rPr>
          <w:rStyle w:val="48"/>
        </w:rPr>
        <w:t>Principal.role</w:t>
      </w:r>
      <w:r>
        <w:rPr>
          <w:rFonts w:hint="eastAsia"/>
        </w:rPr>
        <w:t>，把</w:t>
      </w:r>
      <w:r>
        <w:t xml:space="preserve"> </w:t>
      </w:r>
      <w:r>
        <w:rPr>
          <w:rStyle w:val="48"/>
        </w:rPr>
        <w:t>role === 'staff'</w:t>
      </w:r>
      <w:r>
        <w:t xml:space="preserve"> </w:t>
      </w:r>
      <w:r>
        <w:rPr>
          <w:rFonts w:hint="eastAsia"/>
        </w:rPr>
        <w:t>的账号重定向到</w:t>
      </w:r>
      <w:r>
        <w:t xml:space="preserve"> </w:t>
      </w:r>
      <w:r>
        <w:rPr>
          <w:rStyle w:val="48"/>
        </w:rPr>
        <w:t>/admin</w:t>
      </w:r>
      <w:r>
        <w:rPr>
          <w:rFonts w:hint="eastAsia"/>
        </w:rPr>
        <w:t>。路由跳转是前端的事，不是</w:t>
      </w:r>
      <w:r>
        <w:t xml:space="preserve"> identity </w:t>
      </w:r>
      <w:r>
        <w:rPr>
          <w:rFonts w:hint="eastAsia"/>
        </w:rPr>
        <w:t>模块该管的事</w:t>
      </w:r>
      <w:r>
        <w:t xml:space="preserve"> —— </w:t>
      </w:r>
      <w:r>
        <w:rPr>
          <w:rFonts w:hint="eastAsia"/>
        </w:rPr>
        <w:t>每一个</w:t>
      </w:r>
      <w:r>
        <w:t xml:space="preserve"> </w:t>
      </w:r>
      <w:r>
        <w:rPr>
          <w:rStyle w:val="48"/>
        </w:rPr>
        <w:t>AuthStrategy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AbstractAuthFlow</w:t>
      </w:r>
      <w:r>
        <w:t xml:space="preserve"> </w:t>
      </w:r>
      <w:r>
        <w:rPr>
          <w:rFonts w:hint="eastAsia"/>
        </w:rPr>
        <w:t>都完全不关心角色（role-agnostic）。</w:t>
      </w:r>
    </w:p>
    <w:bookmarkEnd w:id="6"/>
    <w:p w14:paraId="1D6E88FC">
      <w:pPr>
        <w:pStyle w:val="4"/>
      </w:pPr>
      <w:bookmarkStart w:id="7" w:name="待团队协调的开放问题未在此单方面下结论"/>
      <w:r>
        <w:t xml:space="preserve">1.6 </w:t>
      </w:r>
      <w:r>
        <w:rPr>
          <w:rFonts w:hint="eastAsia"/>
        </w:rPr>
        <w:t>待团队协调的开放问题（未在此单方面下结论）</w:t>
      </w:r>
    </w:p>
    <w:p w14:paraId="5B98E7CF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缺失的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email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模块</w:t>
      </w:r>
      <w:r>
        <w:rPr>
          <w:rFonts w:hint="eastAsia"/>
        </w:rPr>
        <w:t>（见</w:t>
      </w:r>
      <w:r>
        <w:t xml:space="preserve"> </w:t>
      </w:r>
      <w:r>
        <w:rPr>
          <w:rFonts w:hint="eastAsia"/>
        </w:rPr>
        <w:t>§1.1）。找回密码、OAuth</w:t>
      </w:r>
      <w:r>
        <w:t xml:space="preserve"> </w:t>
      </w:r>
      <w:r>
        <w:rPr>
          <w:rFonts w:hint="eastAsia"/>
        </w:rPr>
        <w:t>账号绑定提醒都需要发邮件。</w:t>
      </w:r>
      <w:r>
        <w:t xml:space="preserve"> </w:t>
      </w:r>
      <w:r>
        <w:rPr>
          <w:rFonts w:hint="eastAsia"/>
        </w:rPr>
        <w:t>这个模块搭起来之前，Part</w:t>
      </w:r>
      <w:r>
        <w:t xml:space="preserve"> 3 </w:t>
      </w:r>
      <w:r>
        <w:rPr>
          <w:rFonts w:hint="eastAsia"/>
        </w:rPr>
        <w:t>里的</w:t>
      </w:r>
      <w:r>
        <w:t xml:space="preserve"> </w:t>
      </w:r>
      <w:r>
        <w:rPr>
          <w:rStyle w:val="48"/>
        </w:rPr>
        <w:t>POST /api/auth/password/forgot</w:t>
      </w:r>
      <w:r>
        <w:t xml:space="preserve"> </w:t>
      </w:r>
      <w:r>
        <w:rPr>
          <w:rFonts w:hint="eastAsia"/>
        </w:rPr>
        <w:t>只是设计出来</w:t>
      </w:r>
      <w:r>
        <w:t xml:space="preserve"> </w:t>
      </w:r>
      <w:r>
        <w:rPr>
          <w:rFonts w:hint="eastAsia"/>
        </w:rPr>
        <w:t>了，还没法真正实现。</w:t>
      </w:r>
      <w:ins w:id="9001" w:author="Claude" w:date="2026-09-07T00:00:00Z">
        <w:r>
          <w:rPr>
            <w:rFonts w:hint="eastAsia"/>
          </w:rPr>
          <w:t>（2026-09-07 更新：这条已解决——新版 ARCHITECTURE.md §2 的模块表里，identity 这一行的“内部模块”一栏明确写了“identity, email”，也就是说 email 就在 identity 目录内部，不需要另设负责人、也不需要单独的 modules/email。下面 Part 3 里那两个找回密码接口可以按这个结论继续设计。）</w:t>
        </w:r>
      </w:ins>
    </w:p>
    <w:p w14:paraId="295C83D6">
      <w:pPr>
        <w:pStyle w:val="24"/>
        <w:numPr>
          <w:ilvl w:val="0"/>
          <w:numId w:val="3"/>
        </w:numPr>
      </w:pPr>
      <w:r>
        <w:rPr>
          <w:b/>
          <w:bCs/>
        </w:rPr>
        <w:t xml:space="preserve">Settings → Account </w:t>
      </w:r>
      <w:r>
        <w:rPr>
          <w:rFonts w:hint="eastAsia"/>
          <w:b/>
          <w:bCs/>
        </w:rPr>
        <w:t>的归属边界有冲突。</w:t>
      </w:r>
      <w:r>
        <w:t xml:space="preserve"> </w:t>
      </w:r>
      <w:r>
        <w:rPr>
          <w:rStyle w:val="48"/>
        </w:rPr>
        <w:t>SLICES.md</w:t>
      </w:r>
      <w:r>
        <w:t xml:space="preserve"> </w:t>
      </w:r>
      <w:r>
        <w:rPr>
          <w:rFonts w:hint="eastAsia"/>
        </w:rPr>
        <w:t>把</w:t>
      </w:r>
      <w:r>
        <w:t xml:space="preserve"> “05 Settings → Account” </w:t>
      </w:r>
      <w:r>
        <w:rPr>
          <w:rFonts w:hint="eastAsia"/>
        </w:rPr>
        <w:t>划给了</w:t>
      </w:r>
      <w:r>
        <w:t xml:space="preserve"> </w:t>
      </w:r>
      <w:r>
        <w:rPr>
          <w:rFonts w:hint="eastAsia"/>
        </w:rPr>
        <w:t>UC1（identity），但</w:t>
      </w:r>
      <w:r>
        <w:t xml:space="preserve"> </w:t>
      </w:r>
      <w:r>
        <w:rPr>
          <w:rStyle w:val="48"/>
        </w:rPr>
        <w:t>CODEOWNERS</w:t>
      </w:r>
      <w:r>
        <w:t xml:space="preserve"> </w:t>
      </w:r>
      <w:r>
        <w:rPr>
          <w:rFonts w:hint="eastAsia"/>
        </w:rPr>
        <w:t>把整个</w:t>
      </w:r>
      <w:r>
        <w:t xml:space="preserve"> </w:t>
      </w:r>
      <w:r>
        <w:rPr>
          <w:rStyle w:val="48"/>
        </w:rPr>
        <w:t>apps/web/src/pages/settings/</w:t>
      </w:r>
      <w:r>
        <w:t xml:space="preserve"> </w:t>
      </w:r>
      <w:r>
        <w:rPr>
          <w:rFonts w:hint="eastAsia"/>
        </w:rPr>
        <w:t>目录（目前只有一个</w:t>
      </w:r>
      <w:r>
        <w:t xml:space="preserve"> </w:t>
      </w:r>
      <w:r>
        <w:rPr>
          <w:rStyle w:val="48"/>
        </w:rPr>
        <w:t>Settings.tsx</w:t>
      </w:r>
      <w:r>
        <w:t xml:space="preserve"> </w:t>
      </w:r>
      <w:r>
        <w:rPr>
          <w:rFonts w:hint="eastAsia"/>
        </w:rPr>
        <w:t>文件）都划给</w:t>
      </w:r>
      <w:r>
        <w:t xml:space="preserve"> </w:t>
      </w:r>
      <w:r>
        <w:rPr>
          <w:rFonts w:hint="eastAsia"/>
        </w:rPr>
        <w:t>了</w:t>
      </w:r>
      <w:r>
        <w:t xml:space="preserve"> HE </w:t>
      </w:r>
      <w:r>
        <w:rPr>
          <w:rFonts w:hint="eastAsia"/>
        </w:rPr>
        <w:t>RONG（billing</w:t>
      </w:r>
      <w:r>
        <w:t xml:space="preserve"> </w:t>
      </w:r>
      <w:r>
        <w:rPr>
          <w:rFonts w:hint="eastAsia"/>
        </w:rPr>
        <w:t>负责人）。这里给团队提一个方案供确认：把</w:t>
      </w:r>
      <w:r>
        <w:t xml:space="preserve"> </w:t>
      </w:r>
      <w:r>
        <w:rPr>
          <w:rStyle w:val="48"/>
        </w:rPr>
        <w:t>Settings.tsx</w:t>
      </w:r>
      <w:r>
        <w:t xml:space="preserve"> </w:t>
      </w:r>
      <w:r>
        <w:rPr>
          <w:rFonts w:hint="eastAsia"/>
        </w:rPr>
        <w:t>拆成一个不属于任何人的薄壳组件，加上各自的</w:t>
      </w:r>
      <w:r>
        <w:t xml:space="preserve"> Tab </w:t>
      </w:r>
      <w:r>
        <w:rPr>
          <w:rFonts w:hint="eastAsia"/>
        </w:rPr>
        <w:t>组件（</w:t>
      </w:r>
      <w:r>
        <w:rPr>
          <w:rStyle w:val="48"/>
        </w:rPr>
        <w:t>AccountTab.tsx</w:t>
      </w:r>
      <w:r>
        <w:t xml:space="preserve"> </w:t>
      </w:r>
      <w:r>
        <w:rPr>
          <w:rFonts w:hint="eastAsia"/>
        </w:rPr>
        <w:t>归</w:t>
      </w:r>
      <w:r>
        <w:t xml:space="preserve"> </w:t>
      </w:r>
      <w:r>
        <w:rPr>
          <w:rFonts w:hint="eastAsia"/>
        </w:rPr>
        <w:t>identity，</w:t>
      </w:r>
      <w:r>
        <w:rPr>
          <w:rStyle w:val="48"/>
        </w:rPr>
        <w:t>WalletTab.tsx</w:t>
      </w:r>
      <w:r>
        <w:t>/</w:t>
      </w:r>
      <w:r>
        <w:rPr>
          <w:rStyle w:val="48"/>
        </w:rPr>
        <w:t>KeysTab.tsx</w:t>
      </w:r>
      <w:r>
        <w:t xml:space="preserve"> </w:t>
      </w:r>
      <w:r>
        <w:rPr>
          <w:rFonts w:hint="eastAsia"/>
        </w:rPr>
        <w:t>归</w:t>
      </w:r>
      <w:r>
        <w:t xml:space="preserve"> </w:t>
      </w:r>
      <w:r>
        <w:rPr>
          <w:rFonts w:hint="eastAsia"/>
        </w:rPr>
        <w:t>billing），同时更新</w:t>
      </w:r>
      <w:r>
        <w:t xml:space="preserve"> </w:t>
      </w:r>
      <w:r>
        <w:rPr>
          <w:rStyle w:val="48"/>
        </w:rPr>
        <w:t>CODEOWNERS</w:t>
      </w:r>
      <w:r>
        <w:t>。</w:t>
      </w:r>
    </w:p>
    <w:p w14:paraId="62034A0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命名冲突：</w:t>
      </w:r>
      <w:r>
        <w:rPr>
          <w:rStyle w:val="48"/>
          <w:b/>
          <w:bCs/>
        </w:rPr>
        <w:t>sessions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vs. </w:t>
      </w:r>
      <w:r>
        <w:rPr>
          <w:rFonts w:hint="eastAsia"/>
          <w:b/>
          <w:bCs/>
        </w:rPr>
        <w:t>登录会话。</w:t>
      </w:r>
      <w:r>
        <w:t xml:space="preserve"> </w:t>
      </w:r>
      <w:r>
        <w:rPr>
          <w:rStyle w:val="48"/>
        </w:rPr>
        <w:t>core/db/schema.sql</w:t>
      </w:r>
      <w:r>
        <w:t xml:space="preserve"> </w:t>
      </w:r>
      <w:r>
        <w:rPr>
          <w:rFonts w:hint="eastAsia"/>
        </w:rPr>
        <w:t>里已经有一张</w:t>
      </w:r>
      <w:r>
        <w:t xml:space="preserve"> </w:t>
      </w:r>
      <w:r>
        <w:rPr>
          <w:rStyle w:val="48"/>
        </w:rPr>
        <w:t>sessions</w:t>
      </w:r>
      <w:r>
        <w:t xml:space="preserve"> </w:t>
      </w:r>
      <w:r>
        <w:rPr>
          <w:rFonts w:hint="eastAsia"/>
        </w:rPr>
        <w:t>表，但它指的是</w:t>
      </w:r>
      <w:r>
        <w:t xml:space="preserve"> </w:t>
      </w:r>
      <w:r>
        <w:rPr>
          <w:i/>
          <w:iCs/>
        </w:rPr>
        <w:t xml:space="preserve">agent </w:t>
      </w:r>
      <w:r>
        <w:rPr>
          <w:rFonts w:hint="eastAsia"/>
          <w:i/>
          <w:iCs/>
        </w:rPr>
        <w:t>会话</w:t>
      </w:r>
      <w:r>
        <w:rPr>
          <w:rFonts w:hint="eastAsia"/>
        </w:rPr>
        <w:t>（UC3</w:t>
      </w:r>
      <w:r>
        <w:t xml:space="preserve"> </w:t>
      </w:r>
      <w:r>
        <w:rPr>
          <w:rFonts w:hint="eastAsia"/>
        </w:rPr>
        <w:t>的概念，挂在某个</w:t>
      </w:r>
      <w:r>
        <w:t xml:space="preserve"> </w:t>
      </w:r>
      <w:r>
        <w:rPr>
          <w:rStyle w:val="48"/>
        </w:rPr>
        <w:t>project_id</w:t>
      </w:r>
      <w:r>
        <w:t xml:space="preserve"> </w:t>
      </w:r>
      <w:r>
        <w:rPr>
          <w:rFonts w:hint="eastAsia"/>
        </w:rPr>
        <w:t>下面，装的是</w:t>
      </w:r>
      <w:r>
        <w:t xml:space="preserve"> </w:t>
      </w:r>
      <w:del w:id="9002" w:author="Claude" w:date="2026-09-07T00:00:00Z">
        <w:r>
          <w:rPr>
            <w:rStyle w:val="48"/>
          </w:rPr>
          <w:delText>points</w:delText>
        </w:r>
      </w:del>
      <w:ins w:id="9003" w:author="Claude" w:date="2026-09-07T00:00:00Z">
        <w:r>
          <w:rPr>
            <w:rStyle w:val="48"/>
          </w:rPr>
          <w:t>tasks</w:t>
        </w:r>
      </w:ins>
      <w:ins w:id="9004" w:author="Claude" w:date="2026-09-07T00:00:00Z">
        <w:r>
          <w:rPr>
            <w:rFonts w:hint="eastAsia"/>
          </w:rPr>
          <w:t>——2026-09-07 的契约重写把这张表改了名，冲突本身还在</w:t>
        </w:r>
      </w:ins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跟</w:t>
      </w:r>
      <w:r>
        <w:t xml:space="preserve"> identity </w:t>
      </w:r>
      <w:r>
        <w:rPr>
          <w:rFonts w:hint="eastAsia"/>
        </w:rPr>
        <w:t>这边的</w:t>
      </w:r>
      <w:r>
        <w:t xml:space="preserve"> </w:t>
      </w:r>
      <w:r>
        <w:rPr>
          <w:rFonts w:hint="eastAsia"/>
          <w:i/>
          <w:iCs/>
        </w:rPr>
        <w:t>登录会话</w:t>
      </w:r>
      <w:r>
        <w:t xml:space="preserve"> </w:t>
      </w:r>
      <w:r>
        <w:rPr>
          <w:rFonts w:hint="eastAsia"/>
        </w:rPr>
        <w:t>完全是两回事。identity</w:t>
      </w:r>
      <w:r>
        <w:t xml:space="preserve"> </w:t>
      </w:r>
      <w:r>
        <w:rPr>
          <w:rFonts w:hint="eastAsia"/>
        </w:rPr>
        <w:t>的数据库迁移（见</w:t>
      </w:r>
      <w:r>
        <w:t xml:space="preserve"> </w:t>
      </w:r>
      <w:r>
        <w:rPr>
          <w:rFonts w:hint="eastAsia"/>
        </w:rPr>
        <w:t>§2.5）专门用了一个不同的名字</w:t>
      </w:r>
      <w:r>
        <w:t xml:space="preserve"> </w:t>
      </w:r>
      <w:r>
        <w:rPr>
          <w:rStyle w:val="48"/>
        </w:rPr>
        <w:t>auth_sessions</w:t>
      </w:r>
      <w:r>
        <w:rPr>
          <w:rFonts w:hint="eastAsia"/>
        </w:rPr>
        <w:t>，就是为了避免</w:t>
      </w:r>
      <w:r>
        <w:t xml:space="preserve"> </w:t>
      </w:r>
      <w:r>
        <w:rPr>
          <w:rFonts w:hint="eastAsia"/>
        </w:rPr>
        <w:t>这个命名冲突。</w:t>
      </w:r>
    </w:p>
    <w:p w14:paraId="1E3D2F6C">
      <w:pPr>
        <w:pStyle w:val="24"/>
        <w:numPr>
          <w:ilvl w:val="0"/>
          <w:numId w:val="3"/>
        </w:numPr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>日历对不上</w:t>
      </w:r>
      <w:r>
        <w:rPr>
          <w:rFonts w:hint="eastAsia"/>
        </w:rPr>
        <w:t>（见</w:t>
      </w:r>
      <w:r>
        <w:t xml:space="preserve"> </w:t>
      </w:r>
      <w:r>
        <w:rPr>
          <w:rFonts w:hint="eastAsia"/>
        </w:rPr>
        <w:t>§1.1）——需要</w:t>
      </w:r>
      <w:r>
        <w:t xml:space="preserve"> ZIYANG </w:t>
      </w:r>
      <w:r>
        <w:rPr>
          <w:rFonts w:hint="eastAsia"/>
        </w:rPr>
        <w:t>来定用哪一份日历。</w:t>
      </w:r>
    </w:p>
    <w:bookmarkEnd w:id="7"/>
    <w:p w14:paraId="583044CE">
      <w:pPr>
        <w:pStyle w:val="4"/>
      </w:pPr>
      <w:bookmarkStart w:id="8" w:name="工作量评估"/>
      <w:r>
        <w:t xml:space="preserve">1.7 </w:t>
      </w:r>
      <w:r>
        <w:rPr>
          <w:rFonts w:hint="eastAsia"/>
        </w:rPr>
        <w:t>工作量评估</w:t>
      </w:r>
    </w:p>
    <w:p w14:paraId="25C82D72">
      <w:pPr>
        <w:pStyle w:val="23"/>
      </w:pPr>
      <w:r>
        <w:rPr>
          <w:rFonts w:hint="eastAsia"/>
        </w:rPr>
        <w:t>提案书里（§8）把这个定得很死：</w:t>
      </w:r>
      <w:r>
        <w:rPr>
          <w:rFonts w:hint="eastAsia"/>
          <w:b/>
          <w:bCs/>
        </w:rPr>
        <w:t>五个人，每人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人天，全组共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>人天</w:t>
      </w:r>
      <w:r>
        <w:rPr>
          <w:rFonts w:hint="eastAsia"/>
        </w:rPr>
        <w:t>，拆成</w:t>
      </w:r>
      <w:r>
        <w:t xml:space="preserve"> </w:t>
      </w:r>
      <w:r>
        <w:rPr>
          <w:rFonts w:hint="eastAsia"/>
        </w:rPr>
        <w:t>七类任务。落到</w:t>
      </w:r>
      <w:r>
        <w:t xml:space="preserve"> LU </w:t>
      </w:r>
      <w:r>
        <w:rPr>
          <w:rFonts w:hint="eastAsia"/>
        </w:rPr>
        <w:t>YI（UC1</w:t>
      </w:r>
      <w:r>
        <w:t xml:space="preserve"> </w:t>
      </w:r>
      <w:r>
        <w:rPr>
          <w:rFonts w:hint="eastAsia"/>
        </w:rPr>
        <w:t>Identity）身上，这</w:t>
      </w:r>
      <w:r>
        <w:t xml:space="preserve"> 10 </w:t>
      </w:r>
      <w:r>
        <w:rPr>
          <w:rFonts w:hint="eastAsia"/>
        </w:rPr>
        <w:t>天是这样分配的：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09A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5D21F7">
            <w:pPr>
              <w:pStyle w:val="24"/>
            </w:pPr>
            <w:r>
              <w:rPr>
                <w:rFonts w:hint="eastAsia"/>
              </w:rPr>
              <w:t>类别（对应提案书任务编号）</w:t>
            </w:r>
          </w:p>
        </w:tc>
        <w:tc>
          <w:p w14:paraId="28704103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65E4B2B9">
            <w:pPr>
              <w:pStyle w:val="24"/>
            </w:pPr>
            <w:r>
              <w:rPr>
                <w:rFonts w:hint="eastAsia"/>
              </w:rPr>
              <w:t>在这条业务线里对应的工作</w:t>
            </w:r>
          </w:p>
        </w:tc>
      </w:tr>
      <w:tr w14:paraId="26AF4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5E9ED">
            <w:pPr>
              <w:pStyle w:val="24"/>
            </w:pPr>
            <w:r>
              <w:rPr>
                <w:rFonts w:hint="eastAsia"/>
              </w:rPr>
              <w:t>公共工作：需求/backlog/sprint</w:t>
            </w:r>
            <w:r>
              <w:t xml:space="preserve"> </w:t>
            </w:r>
            <w:r>
              <w:rPr>
                <w:rFonts w:hint="eastAsia"/>
              </w:rPr>
              <w:t>计划</w:t>
            </w:r>
            <w:r>
              <w:t xml:space="preserve"> + </w:t>
            </w:r>
            <w:r>
              <w:rPr>
                <w:rFonts w:hint="eastAsia"/>
              </w:rPr>
              <w:t>共用契约/数据库结构/流水线（任务</w:t>
            </w:r>
            <w:r>
              <w:t xml:space="preserve"> </w:t>
            </w:r>
            <w:r>
              <w:rPr>
                <w:rFonts w:hint="eastAsia"/>
              </w:rPr>
              <w:t>1–2，五人平摊）</w:t>
            </w:r>
          </w:p>
        </w:tc>
        <w:tc>
          <w:p w14:paraId="2C3911CB">
            <w:pPr>
              <w:pStyle w:val="24"/>
            </w:pPr>
            <w:r>
              <w:t>1.6</w:t>
            </w:r>
          </w:p>
        </w:tc>
        <w:tc>
          <w:p w14:paraId="095BB350">
            <w:pPr>
              <w:pStyle w:val="24"/>
            </w:pPr>
            <w:r>
              <w:rPr>
                <w:rFonts w:hint="eastAsia"/>
              </w:rPr>
              <w:t>跟其他每个成员一样，不含</w:t>
            </w:r>
            <w:r>
              <w:t xml:space="preserve"> identity </w:t>
            </w:r>
            <w:r>
              <w:rPr>
                <w:rFonts w:hint="eastAsia"/>
              </w:rPr>
              <w:t>特有内容</w:t>
            </w:r>
          </w:p>
        </w:tc>
      </w:tr>
      <w:tr w14:paraId="12236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CFEC8">
            <w:pPr>
              <w:pStyle w:val="24"/>
            </w:pPr>
            <w:r>
              <w:t xml:space="preserve">UC1 </w:t>
            </w:r>
            <w:r>
              <w:rPr>
                <w:rFonts w:hint="eastAsia"/>
              </w:rPr>
              <w:t>的分析与设计（任务</w:t>
            </w:r>
            <w:r>
              <w:t xml:space="preserve"> </w:t>
            </w:r>
            <w:r>
              <w:rPr>
                <w:rFonts w:hint="eastAsia"/>
              </w:rPr>
              <w:t>3）</w:t>
            </w:r>
          </w:p>
        </w:tc>
        <w:tc>
          <w:p w14:paraId="4DEA3A75">
            <w:pPr>
              <w:pStyle w:val="24"/>
            </w:pPr>
            <w:r>
              <w:t>2.0</w:t>
            </w:r>
          </w:p>
        </w:tc>
        <w:tc>
          <w:p w14:paraId="21F8DE4C">
            <w:pPr>
              <w:pStyle w:val="24"/>
            </w:pPr>
            <w:r>
              <w:t xml:space="preserve">§1.2 </w:t>
            </w:r>
            <w:r>
              <w:rPr>
                <w:rFonts w:hint="eastAsia"/>
              </w:rPr>
              <w:t>以及</w:t>
            </w:r>
            <w:r>
              <w:t xml:space="preserve"> §2.2/§2.3 </w:t>
            </w:r>
            <w:r>
              <w:rPr>
                <w:rFonts w:hint="eastAsia"/>
              </w:rPr>
              <w:t>里的分析级/设计级类图与时序图</w:t>
            </w:r>
          </w:p>
        </w:tc>
      </w:tr>
      <w:tr w14:paraId="429B2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20FF8">
            <w:pPr>
              <w:pStyle w:val="24"/>
            </w:pPr>
            <w:r>
              <w:rPr>
                <w:rFonts w:hint="eastAsia"/>
              </w:rPr>
              <w:t>设计问题：Strategy</w:t>
            </w:r>
            <w:r>
              <w:t xml:space="preserve"> + Template </w:t>
            </w:r>
            <w:r>
              <w:rPr>
                <w:rFonts w:hint="eastAsia"/>
              </w:rPr>
              <w:t>Method（任务</w:t>
            </w:r>
            <w:r>
              <w:t xml:space="preserve"> </w:t>
            </w:r>
            <w:r>
              <w:rPr>
                <w:rFonts w:hint="eastAsia"/>
              </w:rPr>
              <w:t>4）</w:t>
            </w:r>
          </w:p>
        </w:tc>
        <w:tc>
          <w:p w14:paraId="360E0158">
            <w:pPr>
              <w:pStyle w:val="24"/>
            </w:pPr>
            <w:r>
              <w:t>1.4</w:t>
            </w:r>
          </w:p>
        </w:tc>
        <w:tc>
          <w:p w14:paraId="5C96749D">
            <w:pPr>
              <w:pStyle w:val="24"/>
            </w:pPr>
            <w:r>
              <w:t xml:space="preserve">§2.1 </w:t>
            </w:r>
            <w:r>
              <w:rPr>
                <w:rFonts w:hint="eastAsia"/>
              </w:rPr>
              <w:t>里的暴力实现</w:t>
            </w:r>
            <w:r>
              <w:t xml:space="preserve"> → </w:t>
            </w:r>
            <w:r>
              <w:rPr>
                <w:rFonts w:hint="eastAsia"/>
              </w:rPr>
              <w:t>候选方案对比</w:t>
            </w:r>
            <w:r>
              <w:t xml:space="preserve"> → </w:t>
            </w:r>
            <w:r>
              <w:rPr>
                <w:rFonts w:hint="eastAsia"/>
              </w:rPr>
              <w:t>最终重构</w:t>
            </w:r>
          </w:p>
        </w:tc>
      </w:tr>
      <w:tr w14:paraId="5B52A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46BE8">
            <w:pPr>
              <w:pStyle w:val="24"/>
            </w:pPr>
            <w:r>
              <w:rPr>
                <w:rFonts w:hint="eastAsia"/>
              </w:rPr>
              <w:t>搭建</w:t>
            </w:r>
            <w:r>
              <w:t xml:space="preserve"> identity </w:t>
            </w:r>
            <w:r>
              <w:rPr>
                <w:rFonts w:hint="eastAsia"/>
              </w:rPr>
              <w:t>这条垂直业务线（任务</w:t>
            </w:r>
            <w:r>
              <w:t xml:space="preserve"> </w:t>
            </w:r>
            <w:r>
              <w:rPr>
                <w:rFonts w:hint="eastAsia"/>
              </w:rPr>
              <w:t>5）</w:t>
            </w:r>
          </w:p>
        </w:tc>
        <w:tc>
          <w:p w14:paraId="27A32777">
            <w:pPr>
              <w:pStyle w:val="24"/>
            </w:pPr>
            <w:r>
              <w:t>3.4</w:t>
            </w:r>
          </w:p>
        </w:tc>
        <w:tc>
          <w:p w14:paraId="3190C256">
            <w:pPr>
              <w:pStyle w:val="24"/>
            </w:pPr>
            <w:r>
              <w:rPr>
                <w:rStyle w:val="48"/>
              </w:rPr>
              <w:t>passwordStrategy.ts</w:t>
            </w:r>
            <w:r>
              <w:t>、</w:t>
            </w:r>
            <w:r>
              <w:rPr>
                <w:rStyle w:val="48"/>
              </w:rPr>
              <w:t>sessionStrategy.ts</w:t>
            </w:r>
            <w:r>
              <w:t>、</w:t>
            </w:r>
            <w:r>
              <w:rPr>
                <w:rStyle w:val="48"/>
              </w:rPr>
              <w:t>githubStrategy.ts</w:t>
            </w:r>
            <w:r>
              <w:t>、</w:t>
            </w:r>
            <w:r>
              <w:rPr>
                <w:rStyle w:val="48"/>
              </w:rPr>
              <w:t>googleStrategy.ts</w:t>
            </w:r>
            <w:r>
              <w:t>、</w:t>
            </w:r>
            <w:r>
              <w:rPr>
                <w:rStyle w:val="48"/>
              </w:rPr>
              <w:t>productionAuthFlow.ts</w:t>
            </w:r>
            <w:r>
              <w:t>、</w:t>
            </w:r>
            <w:r>
              <w:rPr>
                <w:rStyle w:val="48"/>
              </w:rPr>
              <w:t>accountRepo.ts</w:t>
            </w:r>
            <w:r>
              <w:rPr>
                <w:rFonts w:hint="eastAsia"/>
              </w:rPr>
              <w:t>、登录页、Settings→Account</w:t>
            </w:r>
            <w:r>
              <w:t xml:space="preserve"> </w:t>
            </w:r>
            <w:r>
              <w:rPr>
                <w:rFonts w:hint="eastAsia"/>
              </w:rPr>
              <w:t>页</w:t>
            </w:r>
            <w:r>
              <w:t xml:space="preserve"> —— </w:t>
            </w:r>
            <w:r>
              <w:rPr>
                <w:rFonts w:hint="eastAsia"/>
                <w:b/>
                <w:bCs/>
              </w:rPr>
              <w:t>本轮只交文档，代码还没开始写</w:t>
            </w:r>
          </w:p>
        </w:tc>
      </w:tr>
      <w:tr w14:paraId="7B7BA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2E142">
            <w:pPr>
              <w:pStyle w:val="24"/>
            </w:pPr>
            <w:r>
              <w:t xml:space="preserve">identity </w:t>
            </w:r>
            <w:r>
              <w:rPr>
                <w:rFonts w:hint="eastAsia"/>
              </w:rPr>
              <w:t>这条线的流水线任务（任务</w:t>
            </w:r>
            <w:r>
              <w:t xml:space="preserve"> </w:t>
            </w:r>
            <w:r>
              <w:rPr>
                <w:rFonts w:hint="eastAsia"/>
              </w:rPr>
              <w:t>6）</w:t>
            </w:r>
          </w:p>
        </w:tc>
        <w:tc>
          <w:p w14:paraId="70316D94">
            <w:pPr>
              <w:pStyle w:val="24"/>
            </w:pPr>
            <w:r>
              <w:t>0.8</w:t>
            </w:r>
          </w:p>
        </w:tc>
        <w:tc>
          <w:p w14:paraId="3D6FF3AB">
            <w:pPr>
              <w:pStyle w:val="24"/>
            </w:pPr>
            <w:r>
              <w:t xml:space="preserve">CI </w:t>
            </w:r>
            <w:r>
              <w:rPr>
                <w:rFonts w:hint="eastAsia"/>
              </w:rPr>
              <w:t>已经通用跑了</w:t>
            </w:r>
            <w:r>
              <w:t xml:space="preserve"> </w:t>
            </w:r>
            <w:r>
              <w:rPr>
                <w:rFonts w:hint="eastAsia"/>
              </w:rPr>
              <w:t>SCA/CodeQL；identity</w:t>
            </w:r>
            <w:r>
              <w:t xml:space="preserve"> </w:t>
            </w:r>
            <w:r>
              <w:rPr>
                <w:rFonts w:hint="eastAsia"/>
              </w:rPr>
              <w:t>特有的是</w:t>
            </w:r>
            <w:r>
              <w:t xml:space="preserve"> OAuth </w:t>
            </w:r>
            <w:r>
              <w:rPr>
                <w:rFonts w:hint="eastAsia"/>
              </w:rPr>
              <w:t>密钥的安全处理，以及等</w:t>
            </w:r>
            <w:r>
              <w:t xml:space="preserve"> DAST </w:t>
            </w:r>
            <w:r>
              <w:rPr>
                <w:rFonts w:hint="eastAsia"/>
              </w:rPr>
              <w:t>有目标可测之后（</w:t>
            </w:r>
            <w:r>
              <w:rPr>
                <w:rStyle w:val="48"/>
              </w:rPr>
              <w:t>DOD.md</w:t>
            </w:r>
            <w:r>
              <w:t xml:space="preserve"> </w:t>
            </w:r>
            <w:r>
              <w:rPr>
                <w:rFonts w:hint="eastAsia"/>
              </w:rPr>
              <w:t>里</w:t>
            </w:r>
            <w:r>
              <w:t xml:space="preserve"> Sprint 2 </w:t>
            </w:r>
            <w:r>
              <w:rPr>
                <w:rFonts w:hint="eastAsia"/>
              </w:rPr>
              <w:t>起）补登录接口的覆盖</w:t>
            </w:r>
          </w:p>
        </w:tc>
      </w:tr>
      <w:tr w14:paraId="1698A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632C9">
            <w:pPr>
              <w:pStyle w:val="24"/>
            </w:pPr>
            <w:r>
              <w:rPr>
                <w:rFonts w:hint="eastAsia"/>
              </w:rPr>
              <w:t>联调、加固、报告、答辩（任务</w:t>
            </w:r>
            <w:r>
              <w:t xml:space="preserve"> </w:t>
            </w:r>
            <w:r>
              <w:rPr>
                <w:rFonts w:hint="eastAsia"/>
              </w:rPr>
              <w:t>7，五人平摊）</w:t>
            </w:r>
          </w:p>
        </w:tc>
        <w:tc>
          <w:p w14:paraId="7DF798B0">
            <w:pPr>
              <w:pStyle w:val="24"/>
            </w:pPr>
            <w:r>
              <w:t>0.8</w:t>
            </w:r>
          </w:p>
        </w:tc>
        <w:tc>
          <w:p w14:paraId="50939108">
            <w:pPr>
              <w:pStyle w:val="24"/>
            </w:pPr>
            <w:r>
              <w:rPr>
                <w:rFonts w:hint="eastAsia"/>
              </w:rPr>
              <w:t>跟其他每个成员一样</w:t>
            </w:r>
          </w:p>
        </w:tc>
      </w:tr>
      <w:tr w14:paraId="590C2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0C390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1C5CC042">
            <w:pPr>
              <w:pStyle w:val="24"/>
            </w:pPr>
            <w:r>
              <w:rPr>
                <w:b/>
                <w:bCs/>
              </w:rPr>
              <w:t>10.0</w:t>
            </w:r>
          </w:p>
        </w:tc>
        <w:tc>
          <w:p w14:paraId="3D785225">
            <w:pPr>
              <w:pStyle w:val="24"/>
            </w:pPr>
          </w:p>
        </w:tc>
      </w:tr>
    </w:tbl>
    <w:p w14:paraId="064135F3">
      <w:pPr>
        <w:pStyle w:val="3"/>
      </w:pPr>
      <w:r>
        <w:rPr>
          <w:rFonts w:hint="eastAsia"/>
        </w:rPr>
        <w:t>按</w:t>
      </w:r>
      <w:r>
        <w:t xml:space="preserve"> 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的</w:t>
      </w:r>
      <w:r>
        <w:t xml:space="preserve"> sprint </w:t>
      </w:r>
      <w:r>
        <w:rPr>
          <w:rFonts w:hint="eastAsia"/>
        </w:rPr>
        <w:t>日历对照（日期本身的问题见</w:t>
      </w:r>
      <w:r>
        <w:t xml:space="preserve"> </w:t>
      </w:r>
      <w:r>
        <w:rPr>
          <w:rFonts w:hint="eastAsia"/>
        </w:rPr>
        <w:t>§1.1）：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32FF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407B49">
            <w:pPr>
              <w:pStyle w:val="24"/>
            </w:pPr>
            <w:r>
              <w:t>Sprint</w:t>
            </w:r>
          </w:p>
        </w:tc>
        <w:tc>
          <w:p w14:paraId="781BC4B6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4EF677EA">
            <w:pPr>
              <w:pStyle w:val="24"/>
            </w:pPr>
            <w:r>
              <w:t xml:space="preserve">identity </w:t>
            </w:r>
            <w:r>
              <w:rPr>
                <w:rFonts w:hint="eastAsia"/>
              </w:rPr>
              <w:t>这边的工作</w:t>
            </w:r>
          </w:p>
        </w:tc>
        <w:tc>
          <w:p w14:paraId="10D668C4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</w:tr>
      <w:tr w14:paraId="34D0D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AA3B2">
            <w:pPr>
              <w:pStyle w:val="24"/>
            </w:pPr>
            <w:r>
              <w:t>1</w:t>
            </w:r>
          </w:p>
        </w:tc>
        <w:tc>
          <w:p w14:paraId="4DC255A7">
            <w:pPr>
              <w:pStyle w:val="24"/>
            </w:pPr>
            <w:r>
              <w:t>9-2 – 9-12</w:t>
            </w:r>
          </w:p>
        </w:tc>
        <w:tc>
          <w:p w14:paraId="4B9B51E7">
            <w:pPr>
              <w:pStyle w:val="24"/>
            </w:pPr>
            <w:r>
              <w:rPr>
                <w:rFonts w:hint="eastAsia"/>
              </w:rPr>
              <w:t>共用契约那部分（0.8）+</w:t>
            </w:r>
            <w:r>
              <w:t xml:space="preserve"> </w:t>
            </w:r>
            <w:r>
              <w:rPr>
                <w:rFonts w:hint="eastAsia"/>
              </w:rPr>
              <w:t>这份分析/设计文档（2.0）+</w:t>
            </w:r>
            <w:r>
              <w:t xml:space="preserve"> </w:t>
            </w:r>
            <w:r>
              <w:rPr>
                <w:rFonts w:hint="eastAsia"/>
              </w:rPr>
              <w:t>开始动手写代码：密码/session</w:t>
            </w:r>
            <w:r>
              <w:t xml:space="preserve"> </w:t>
            </w:r>
            <w:r>
              <w:rPr>
                <w:rFonts w:hint="eastAsia"/>
              </w:rPr>
              <w:t>两种策略、数据库迁移、</w:t>
            </w:r>
            <w:r>
              <w:rPr>
                <w:rStyle w:val="48"/>
              </w:rPr>
              <w:t>registerSessionVerifier</w:t>
            </w:r>
            <w:r>
              <w:t xml:space="preserve"> </w:t>
            </w:r>
            <w:r>
              <w:rPr>
                <w:rFonts w:hint="eastAsia"/>
              </w:rPr>
              <w:t>接线、把现有两个</w:t>
            </w:r>
            <w:r>
              <w:t xml:space="preserve"> </w:t>
            </w:r>
            <w:r>
              <w:rPr>
                <w:rStyle w:val="48"/>
              </w:rPr>
              <w:t>it.todo</w:t>
            </w:r>
            <w:r>
              <w:t xml:space="preserve"> </w:t>
            </w:r>
            <w:r>
              <w:rPr>
                <w:rFonts w:hint="eastAsia"/>
              </w:rPr>
              <w:t>填上（占</w:t>
            </w:r>
            <w:r>
              <w:t xml:space="preserve"> 3.4 </w:t>
            </w:r>
            <w:r>
              <w:rPr>
                <w:rFonts w:hint="eastAsia"/>
              </w:rPr>
              <w:t>天构建工作量里的</w:t>
            </w:r>
            <w:r>
              <w:t xml:space="preserve"> 2.2 </w:t>
            </w:r>
            <w:r>
              <w:rPr>
                <w:rFonts w:hint="eastAsia"/>
              </w:rPr>
              <w:t>天）</w:t>
            </w:r>
          </w:p>
        </w:tc>
        <w:tc>
          <w:p w14:paraId="6FEBB530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5.0</w:t>
            </w:r>
          </w:p>
        </w:tc>
      </w:tr>
      <w:tr w14:paraId="3B80D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20F8D">
            <w:pPr>
              <w:pStyle w:val="24"/>
            </w:pPr>
            <w:r>
              <w:t>2</w:t>
            </w:r>
          </w:p>
        </w:tc>
        <w:tc>
          <w:p w14:paraId="6E588671">
            <w:pPr>
              <w:pStyle w:val="24"/>
            </w:pPr>
            <w:r>
              <w:t>9-15 – 9-26</w:t>
            </w:r>
          </w:p>
        </w:tc>
        <w:tc>
          <w:p w14:paraId="1CB1EB28">
            <w:pPr>
              <w:pStyle w:val="24"/>
            </w:pPr>
            <w:r>
              <w:rPr>
                <w:rFonts w:hint="eastAsia"/>
              </w:rPr>
              <w:t>剩下的构建工作：登录页</w:t>
            </w:r>
            <w:r>
              <w:t xml:space="preserve"> UI、Settings→Account </w:t>
            </w:r>
            <w:r>
              <w:rPr>
                <w:rFonts w:hint="eastAsia"/>
              </w:rPr>
              <w:t>页</w:t>
            </w:r>
            <w:r>
              <w:t xml:space="preserve"> </w:t>
            </w:r>
            <w:r>
              <w:rPr>
                <w:rFonts w:hint="eastAsia"/>
              </w:rPr>
              <w:t>UI（前提是</w:t>
            </w:r>
            <w:r>
              <w:t xml:space="preserve"> §1.6 </w:t>
            </w:r>
            <w:r>
              <w:rPr>
                <w:rFonts w:hint="eastAsia"/>
              </w:rPr>
              <w:t>第</w:t>
            </w:r>
            <w:r>
              <w:t xml:space="preserve"> 2 </w:t>
            </w:r>
            <w:r>
              <w:rPr>
                <w:rFonts w:hint="eastAsia"/>
              </w:rPr>
              <w:t>项先解决）、账号更新相关接口（占</w:t>
            </w:r>
            <w:r>
              <w:t xml:space="preserve"> 3.4 </w:t>
            </w:r>
            <w:r>
              <w:rPr>
                <w:rFonts w:hint="eastAsia"/>
              </w:rPr>
              <w:t>天构建工作量里的</w:t>
            </w:r>
            <w:r>
              <w:t xml:space="preserve"> 1.2 </w:t>
            </w:r>
            <w:r>
              <w:rPr>
                <w:rFonts w:hint="eastAsia"/>
              </w:rPr>
              <w:t>天）</w:t>
            </w:r>
          </w:p>
        </w:tc>
        <w:tc>
          <w:p w14:paraId="6276C041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1.2</w:t>
            </w:r>
          </w:p>
        </w:tc>
      </w:tr>
      <w:tr w14:paraId="1E13B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9F722">
            <w:pPr>
              <w:pStyle w:val="24"/>
            </w:pPr>
            <w:r>
              <w:t>3</w:t>
            </w:r>
          </w:p>
        </w:tc>
        <w:tc>
          <w:p w14:paraId="2EBA1483">
            <w:pPr>
              <w:pStyle w:val="24"/>
            </w:pPr>
            <w:r>
              <w:t>9-29 – 10-10</w:t>
            </w:r>
          </w:p>
        </w:tc>
        <w:tc>
          <w:p w14:paraId="0D61F51B">
            <w:pPr>
              <w:pStyle w:val="24"/>
            </w:pPr>
            <w:r>
              <w:rPr>
                <w:rFonts w:hint="eastAsia"/>
              </w:rPr>
              <w:t>设计问题的书面说明（1.4）+</w:t>
            </w:r>
            <w:r>
              <w:t xml:space="preserve"> GitHub/Google OAuth </w:t>
            </w:r>
            <w:r>
              <w:rPr>
                <w:rFonts w:hint="eastAsia"/>
              </w:rPr>
              <w:t>的开发</w:t>
            </w:r>
          </w:p>
        </w:tc>
        <w:tc>
          <w:p w14:paraId="52BBBA40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1.4</w:t>
            </w:r>
          </w:p>
        </w:tc>
      </w:tr>
      <w:tr w14:paraId="30ACE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55D36">
            <w:pPr>
              <w:pStyle w:val="24"/>
            </w:pPr>
            <w:r>
              <w:t>4</w:t>
            </w:r>
          </w:p>
        </w:tc>
        <w:tc>
          <w:p w14:paraId="1C752847">
            <w:pPr>
              <w:pStyle w:val="24"/>
            </w:pPr>
            <w:r>
              <w:t>10-13 – 10-24</w:t>
            </w:r>
          </w:p>
        </w:tc>
        <w:tc>
          <w:p w14:paraId="06E30286">
            <w:pPr>
              <w:pStyle w:val="24"/>
            </w:pPr>
            <w:r>
              <w:rPr>
                <w:rFonts w:hint="eastAsia"/>
              </w:rPr>
              <w:t>流水线任务（0.8）+</w:t>
            </w:r>
            <w:r>
              <w:t xml:space="preserve"> </w:t>
            </w:r>
            <w:r>
              <w:rPr>
                <w:rFonts w:hint="eastAsia"/>
              </w:rPr>
              <w:t>团队共同的联调/报告工作（0.8）</w:t>
            </w:r>
          </w:p>
        </w:tc>
        <w:tc>
          <w:p w14:paraId="73C65664">
            <w:pPr>
              <w:pStyle w:val="24"/>
            </w:pPr>
            <w:r>
              <w:rPr>
                <w:rFonts w:hint="eastAsia"/>
              </w:rPr>
              <w:t>约</w:t>
            </w:r>
            <w:r>
              <w:t xml:space="preserve"> 1.6</w:t>
            </w:r>
          </w:p>
        </w:tc>
      </w:tr>
      <w:tr w14:paraId="19BBC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445C1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1F43861B">
            <w:pPr>
              <w:pStyle w:val="24"/>
            </w:pPr>
          </w:p>
        </w:tc>
        <w:tc>
          <w:p w14:paraId="7E0F679D">
            <w:pPr>
              <w:pStyle w:val="24"/>
            </w:pPr>
          </w:p>
        </w:tc>
        <w:tc>
          <w:p w14:paraId="414173F1">
            <w:pPr>
              <w:pStyle w:val="24"/>
            </w:pPr>
            <w:r>
              <w:rPr>
                <w:rFonts w:hint="eastAsia"/>
                <w:b/>
                <w:bCs/>
              </w:rPr>
              <w:t>约</w:t>
            </w:r>
            <w:r>
              <w:rPr>
                <w:b/>
                <w:bCs/>
              </w:rPr>
              <w:t xml:space="preserve"> 10.0</w:t>
            </w:r>
            <w:r>
              <w:t>*</w:t>
            </w:r>
          </w:p>
        </w:tc>
      </w:tr>
    </w:tbl>
    <w:p w14:paraId="62E44FA4">
      <w:pPr>
        <w:pStyle w:val="3"/>
      </w:pPr>
      <w:r>
        <w:t xml:space="preserve">* </w:t>
      </w:r>
      <w:r>
        <w:rPr>
          <w:rFonts w:hint="eastAsia"/>
        </w:rPr>
        <w:t>上面按</w:t>
      </w:r>
      <w:r>
        <w:t xml:space="preserve"> sprint </w:t>
      </w:r>
      <w:r>
        <w:rPr>
          <w:rFonts w:hint="eastAsia"/>
        </w:rPr>
        <w:t>拆分只是示意</w:t>
      </w:r>
      <w:r>
        <w:t xml:space="preserve"> —— </w:t>
      </w:r>
      <w:r>
        <w:rPr>
          <w:rFonts w:hint="eastAsia"/>
        </w:rPr>
        <w:t>提案书真正用来评分的是</w:t>
      </w:r>
      <w:r>
        <w:t xml:space="preserve"> 10.0 </w:t>
      </w:r>
      <w:r>
        <w:rPr>
          <w:rFonts w:hint="eastAsia"/>
        </w:rPr>
        <w:t>天这个分类总数，</w:t>
      </w:r>
      <w:r>
        <w:t xml:space="preserve"> </w:t>
      </w:r>
      <w:r>
        <w:rPr>
          <w:rFonts w:hint="eastAsia"/>
        </w:rPr>
        <w:t>不是这个按周拆出来的具体形状。</w:t>
      </w:r>
    </w:p>
    <w:p w14:paraId="7B50928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37C6656F">
      <w:pPr>
        <w:pStyle w:val="2"/>
      </w:pPr>
      <w:bookmarkStart w:id="9" w:name="part-2-模块设计"/>
      <w:r>
        <w:t xml:space="preserve">Part 2 — </w:t>
      </w:r>
      <w:r>
        <w:rPr>
          <w:rFonts w:hint="eastAsia"/>
        </w:rPr>
        <w:t>模块设计</w:t>
      </w:r>
    </w:p>
    <w:p w14:paraId="75897268">
      <w:pPr>
        <w:pStyle w:val="23"/>
      </w:pPr>
      <w:r>
        <w:rPr>
          <w:rFonts w:hint="eastAsia"/>
        </w:rPr>
        <w:t>除了数据库迁移（归</w:t>
      </w:r>
      <w:r>
        <w:t xml:space="preserve"> core </w:t>
      </w:r>
      <w:r>
        <w:rPr>
          <w:rFonts w:hint="eastAsia"/>
        </w:rPr>
        <w:t>所有，需要</w:t>
      </w:r>
      <w:r>
        <w:t xml:space="preserve"> ZIYANG </w:t>
      </w:r>
      <w:r>
        <w:rPr>
          <w:rFonts w:hint="eastAsia"/>
        </w:rPr>
        <w:t>评审</w:t>
      </w:r>
      <w:r>
        <w:t xml:space="preserve"> —— </w:t>
      </w:r>
      <w:r>
        <w:rPr>
          <w:rFonts w:hint="eastAsia"/>
        </w:rPr>
        <w:t>见</w:t>
      </w:r>
      <w:r>
        <w:t xml:space="preserve"> </w:t>
      </w:r>
      <w:r>
        <w:rPr>
          <w:rFonts w:hint="eastAsia"/>
        </w:rPr>
        <w:t>§2.5）和</w:t>
      </w:r>
      <w:r>
        <w:t xml:space="preserve"> </w:t>
      </w:r>
      <w:r>
        <w:rPr>
          <w:rStyle w:val="48"/>
        </w:rPr>
        <w:t>main.ts</w:t>
      </w:r>
      <w:r>
        <w:t xml:space="preserve"> </w:t>
      </w:r>
      <w:r>
        <w:rPr>
          <w:rFonts w:hint="eastAsia"/>
        </w:rPr>
        <w:t>里那一行</w:t>
      </w:r>
      <w:r>
        <w:t xml:space="preserve"> </w:t>
      </w:r>
      <w:r>
        <w:rPr>
          <w:rFonts w:hint="eastAsia"/>
        </w:rPr>
        <w:t>接线代码（组合根，见</w:t>
      </w:r>
      <w:r>
        <w:t xml:space="preserve"> </w:t>
      </w:r>
      <w:r>
        <w:rPr>
          <w:rFonts w:hint="eastAsia"/>
        </w:rPr>
        <w:t>§1.4）之外，下面的内容全部都在</w:t>
      </w:r>
      <w:r>
        <w:t xml:space="preserve"> </w:t>
      </w:r>
      <w:r>
        <w:rPr>
          <w:rStyle w:val="48"/>
        </w:rPr>
        <w:t>apps/server/src/modules/identity/</w:t>
      </w:r>
      <w:r>
        <w:t xml:space="preserve"> </w:t>
      </w:r>
      <w:r>
        <w:rPr>
          <w:rFonts w:hint="eastAsia"/>
        </w:rPr>
        <w:t>这一个目录里。</w:t>
      </w:r>
    </w:p>
    <w:p w14:paraId="50A992B9">
      <w:pPr>
        <w:pStyle w:val="4"/>
      </w:pPr>
      <w:bookmarkStart w:id="10" w:name="设计问题本身原文引用自-project-proposal-6.4"/>
      <w:r>
        <w:t xml:space="preserve">2.1 </w:t>
      </w:r>
      <w:r>
        <w:rPr>
          <w:rFonts w:hint="eastAsia"/>
        </w:rPr>
        <w:t>设计问题本身（原文引用自</w:t>
      </w:r>
      <w:r>
        <w:t xml:space="preserve"> Project Proposal </w:t>
      </w:r>
      <w:r>
        <w:rPr>
          <w:rFonts w:hint="eastAsia"/>
        </w:rPr>
        <w:t>§6.4）</w:t>
      </w:r>
    </w:p>
    <w:p w14:paraId="2B44AB02">
      <w:pPr>
        <w:pStyle w:val="13"/>
      </w:pPr>
      <w:r>
        <w:rPr>
          <w:rFonts w:hint="eastAsia"/>
        </w:rPr>
        <w:t>四种方式可以完成身份认证：GitHub、Google、邮箱加密码、以及一个已有的会话。</w:t>
      </w:r>
      <w:r>
        <w:t xml:space="preserve"> </w:t>
      </w:r>
      <w:r>
        <w:rPr>
          <w:rFonts w:hint="eastAsia"/>
        </w:rPr>
        <w:t>每一种交换方式都不一样，但最终都必须落到同一种会话上；新增第五种方式时，</w:t>
      </w:r>
      <w:r>
        <w:t xml:space="preserve"> </w:t>
      </w:r>
      <w:r>
        <w:rPr>
          <w:rFonts w:hint="eastAsia"/>
        </w:rPr>
        <w:t>不能改动已有的会话代码。</w:t>
      </w:r>
    </w:p>
    <w:p w14:paraId="3B2B0CAC">
      <w:pPr>
        <w:pStyle w:val="13"/>
      </w:pPr>
      <w:r>
        <w:rPr>
          <w:rFonts w:hint="eastAsia"/>
        </w:rPr>
        <w:t>（英文原文：Four</w:t>
      </w:r>
      <w:r>
        <w:t xml:space="preserve"> ways to become authenticated: GitHub, Google, email with password, and an existing session. Each exchange differs, all of them must end in one session, and a fifth must not change the session </w:t>
      </w:r>
      <w:r>
        <w:rPr>
          <w:rFonts w:hint="eastAsia"/>
        </w:rPr>
        <w:t>code.）</w:t>
      </w:r>
    </w:p>
    <w:p w14:paraId="1F094140">
      <w:pPr>
        <w:pStyle w:val="5"/>
      </w:pPr>
      <w:bookmarkStart w:id="11" w:name="暴力实现方案已否决"/>
      <w:r>
        <w:rPr>
          <w:rFonts w:hint="eastAsia"/>
        </w:rPr>
        <w:t>暴力实现方案（已否决）</w:t>
      </w:r>
    </w:p>
    <w:p w14:paraId="3DE7082A">
      <w:pPr>
        <w:pStyle w:val="49"/>
      </w:pP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login</w:t>
      </w:r>
      <w:r>
        <w:rPr>
          <w:rStyle w:val="82"/>
        </w:rPr>
        <w:t>(kind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payload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Record</w:t>
      </w:r>
      <w:r>
        <w:rPr>
          <w:rStyle w:val="72"/>
        </w:rPr>
        <w:t>&lt;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&gt;</w:t>
      </w:r>
      <w:r>
        <w:rPr>
          <w:rStyle w:val="82"/>
        </w:rPr>
        <w:t>)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Promise</w:t>
      </w:r>
      <w:r>
        <w:rPr>
          <w:rStyle w:val="72"/>
        </w:rPr>
        <w:t>&lt;</w:t>
      </w:r>
      <w:r>
        <w:rPr>
          <w:rStyle w:val="82"/>
        </w:rPr>
        <w:t xml:space="preserve">Principal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53"/>
        </w:rPr>
        <w:t>null</w:t>
      </w:r>
      <w:r>
        <w:rPr>
          <w:rStyle w:val="72"/>
        </w:rPr>
        <w:t>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if</w:t>
      </w:r>
      <w:r>
        <w:rPr>
          <w:rStyle w:val="82"/>
        </w:rPr>
        <w:t xml:space="preserve"> (kind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0"/>
        </w:rPr>
        <w:t>'password'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cred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db</w:t>
      </w:r>
      <w:r>
        <w:rPr>
          <w:rStyle w:val="72"/>
        </w:rPr>
        <w:t>.</w:t>
      </w:r>
      <w:r>
        <w:rPr>
          <w:rStyle w:val="69"/>
        </w:rPr>
        <w:t>findCredential</w:t>
      </w:r>
      <w:r>
        <w:rPr>
          <w:rStyle w:val="82"/>
        </w:rPr>
        <w:t>(payload</w:t>
      </w:r>
      <w:r>
        <w:rPr>
          <w:rStyle w:val="72"/>
        </w:rPr>
        <w:t>.</w:t>
      </w:r>
      <w:r>
        <w:rPr>
          <w:rStyle w:val="76"/>
        </w:rPr>
        <w:t>email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'password'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72"/>
        </w:rPr>
        <w:t>!</w:t>
      </w:r>
      <w:r>
        <w:rPr>
          <w:rStyle w:val="82"/>
        </w:rPr>
        <w:t xml:space="preserve">cred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72"/>
        </w:rPr>
        <w:t>!</w:t>
      </w:r>
      <w:r>
        <w:rPr>
          <w:rStyle w:val="69"/>
        </w:rPr>
        <w:t>scryptMatch</w:t>
      </w:r>
      <w:r>
        <w:rPr>
          <w:rStyle w:val="82"/>
        </w:rPr>
        <w:t>(payload</w:t>
      </w:r>
      <w:r>
        <w:rPr>
          <w:rStyle w:val="72"/>
        </w:rPr>
        <w:t>.</w:t>
      </w:r>
      <w:r>
        <w:rPr>
          <w:rStyle w:val="76"/>
        </w:rPr>
        <w:t>password</w:t>
      </w:r>
      <w:r>
        <w:rPr>
          <w:rStyle w:val="72"/>
        </w:rPr>
        <w:t>,</w:t>
      </w:r>
      <w:r>
        <w:rPr>
          <w:rStyle w:val="82"/>
        </w:rPr>
        <w:t xml:space="preserve"> cred</w:t>
      </w:r>
      <w:r>
        <w:rPr>
          <w:rStyle w:val="72"/>
        </w:rPr>
        <w:t>.</w:t>
      </w:r>
      <w:r>
        <w:rPr>
          <w:rStyle w:val="76"/>
        </w:rPr>
        <w:t>passwordHash</w:t>
      </w:r>
      <w:r>
        <w:rPr>
          <w:rStyle w:val="82"/>
        </w:rPr>
        <w:t xml:space="preserve">))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account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db</w:t>
      </w:r>
      <w:r>
        <w:rPr>
          <w:rStyle w:val="72"/>
        </w:rPr>
        <w:t>.</w:t>
      </w:r>
      <w:r>
        <w:rPr>
          <w:rStyle w:val="69"/>
        </w:rPr>
        <w:t>getAccount</w:t>
      </w:r>
      <w:r>
        <w:rPr>
          <w:rStyle w:val="82"/>
        </w:rPr>
        <w:t>(cred</w:t>
      </w:r>
      <w:r>
        <w:rPr>
          <w:rStyle w:val="72"/>
        </w:rPr>
        <w:t>.</w:t>
      </w:r>
      <w:r>
        <w:rPr>
          <w:rStyle w:val="76"/>
        </w:rPr>
        <w:t>accountId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await</w:t>
      </w:r>
      <w:r>
        <w:rPr>
          <w:rStyle w:val="82"/>
        </w:rPr>
        <w:t xml:space="preserve"> db</w:t>
      </w:r>
      <w:r>
        <w:rPr>
          <w:rStyle w:val="72"/>
        </w:rPr>
        <w:t>.</w:t>
      </w:r>
      <w:r>
        <w:rPr>
          <w:rStyle w:val="69"/>
        </w:rPr>
        <w:t>createAuthSession</w:t>
      </w:r>
      <w:r>
        <w:rPr>
          <w:rStyle w:val="82"/>
        </w:rPr>
        <w:t>(account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&lt;- duplicated in every branch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 accountId</w:t>
      </w:r>
      <w:r>
        <w:rPr>
          <w:rStyle w:val="72"/>
        </w:rPr>
        <w:t>:</w:t>
      </w:r>
      <w:r>
        <w:rPr>
          <w:rStyle w:val="82"/>
        </w:rPr>
        <w:t xml:space="preserve"> account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role</w:t>
      </w:r>
      <w:r>
        <w:rPr>
          <w:rStyle w:val="72"/>
        </w:rPr>
        <w:t>:</w:t>
      </w:r>
      <w:r>
        <w:rPr>
          <w:rStyle w:val="82"/>
        </w:rPr>
        <w:t xml:space="preserve"> account</w:t>
      </w:r>
      <w:r>
        <w:rPr>
          <w:rStyle w:val="72"/>
        </w:rPr>
        <w:t>.</w:t>
      </w:r>
      <w:r>
        <w:rPr>
          <w:rStyle w:val="76"/>
        </w:rPr>
        <w:t>role</w:t>
      </w:r>
      <w:r>
        <w:rPr>
          <w:rStyle w:val="82"/>
        </w:rPr>
        <w:t xml:space="preserve"> }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(kind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0"/>
        </w:rPr>
        <w:t>'github'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token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</w:t>
      </w:r>
      <w:r>
        <w:rPr>
          <w:rStyle w:val="69"/>
        </w:rPr>
        <w:t>exchangeGithubCode</w:t>
      </w:r>
      <w:r>
        <w:rPr>
          <w:rStyle w:val="82"/>
        </w:rPr>
        <w:t>(payload</w:t>
      </w:r>
      <w:r>
        <w:rPr>
          <w:rStyle w:val="72"/>
        </w:rPr>
        <w:t>.</w:t>
      </w:r>
      <w:r>
        <w:rPr>
          <w:rStyle w:val="76"/>
        </w:rPr>
        <w:t>code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email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</w:t>
      </w:r>
      <w:r>
        <w:rPr>
          <w:rStyle w:val="69"/>
        </w:rPr>
        <w:t>fetchGithubEmail</w:t>
      </w:r>
      <w:r>
        <w:rPr>
          <w:rStyle w:val="82"/>
        </w:rPr>
        <w:t>(token)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account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db</w:t>
      </w:r>
      <w:r>
        <w:rPr>
          <w:rStyle w:val="72"/>
        </w:rPr>
        <w:t>.</w:t>
      </w:r>
      <w:r>
        <w:rPr>
          <w:rStyle w:val="69"/>
        </w:rPr>
        <w:t>findOrCreateByExternalId</w:t>
      </w:r>
      <w:r>
        <w:rPr>
          <w:rStyle w:val="82"/>
        </w:rPr>
        <w:t>(</w:t>
      </w:r>
      <w:r>
        <w:rPr>
          <w:rStyle w:val="60"/>
        </w:rPr>
        <w:t>'github'</w:t>
      </w:r>
      <w:r>
        <w:rPr>
          <w:rStyle w:val="72"/>
        </w:rPr>
        <w:t>,</w:t>
      </w:r>
      <w:r>
        <w:rPr>
          <w:rStyle w:val="82"/>
        </w:rPr>
        <w:t xml:space="preserve"> email)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await</w:t>
      </w:r>
      <w:r>
        <w:rPr>
          <w:rStyle w:val="82"/>
        </w:rPr>
        <w:t xml:space="preserve"> db</w:t>
      </w:r>
      <w:r>
        <w:rPr>
          <w:rStyle w:val="72"/>
        </w:rPr>
        <w:t>.</w:t>
      </w:r>
      <w:r>
        <w:rPr>
          <w:rStyle w:val="69"/>
        </w:rPr>
        <w:t>createAuthSession</w:t>
      </w:r>
      <w:r>
        <w:rPr>
          <w:rStyle w:val="82"/>
        </w:rPr>
        <w:t>(account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&lt;- duplicated again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 accountId</w:t>
      </w:r>
      <w:r>
        <w:rPr>
          <w:rStyle w:val="72"/>
        </w:rPr>
        <w:t>:</w:t>
      </w:r>
      <w:r>
        <w:rPr>
          <w:rStyle w:val="82"/>
        </w:rPr>
        <w:t xml:space="preserve"> account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role</w:t>
      </w:r>
      <w:r>
        <w:rPr>
          <w:rStyle w:val="72"/>
        </w:rPr>
        <w:t>:</w:t>
      </w:r>
      <w:r>
        <w:rPr>
          <w:rStyle w:val="82"/>
        </w:rPr>
        <w:t xml:space="preserve"> account</w:t>
      </w:r>
      <w:r>
        <w:rPr>
          <w:rStyle w:val="72"/>
        </w:rPr>
        <w:t>.</w:t>
      </w:r>
      <w:r>
        <w:rPr>
          <w:rStyle w:val="76"/>
        </w:rPr>
        <w:t>role</w:t>
      </w:r>
      <w:r>
        <w:rPr>
          <w:rStyle w:val="82"/>
        </w:rPr>
        <w:t xml:space="preserve"> }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(kind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0"/>
        </w:rPr>
        <w:t>'google'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...same shape, copy-pasted a third time</w:t>
      </w:r>
      <w:r>
        <w:br w:type="textWrapping"/>
      </w:r>
      <w:r>
        <w:rPr>
          <w:rStyle w:val="82"/>
        </w:rPr>
        <w:t xml:space="preserve">  }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(kind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0"/>
        </w:rPr>
        <w:t>'session'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...a fourth time</w:t>
      </w:r>
      <w:r>
        <w:br w:type="textWrapping"/>
      </w:r>
      <w:r>
        <w:rPr>
          <w:rStyle w:val="82"/>
        </w:rPr>
        <w:t xml:space="preserve">  } </w:t>
      </w:r>
      <w:r>
        <w:rPr>
          <w:rStyle w:val="71"/>
        </w:rPr>
        <w:t>else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22E77D83">
      <w:pPr>
        <w:pStyle w:val="23"/>
      </w:pPr>
      <w:r>
        <w:rPr>
          <w:rFonts w:hint="eastAsia"/>
        </w:rPr>
        <w:t>问题在于：（1）“签发一个会话”这一步被复制粘贴进了每一个分支</w:t>
      </w:r>
      <w:r>
        <w:t xml:space="preserve"> —— </w:t>
      </w:r>
      <w:r>
        <w:rPr>
          <w:rFonts w:hint="eastAsia"/>
        </w:rPr>
        <w:t>哪个分支忘了写，</w:t>
      </w:r>
      <w:r>
        <w:t xml:space="preserve"> </w:t>
      </w:r>
      <w:r>
        <w:rPr>
          <w:rFonts w:hint="eastAsia"/>
        </w:rPr>
        <w:t>就是一个不容易被发现的真实</w:t>
      </w:r>
      <w:r>
        <w:t xml:space="preserve"> </w:t>
      </w:r>
      <w:r>
        <w:rPr>
          <w:rFonts w:hint="eastAsia"/>
        </w:rPr>
        <w:t>bug；（2）新增第五种登录方式，就得直接改这个函数，</w:t>
      </w:r>
      <w:r>
        <w:t xml:space="preserve"> </w:t>
      </w:r>
      <w:r>
        <w:rPr>
          <w:rFonts w:hint="eastAsia"/>
        </w:rPr>
        <w:t>牵一发动全身，风险波及所有已有分支；（3）没有比”整个登录函数”更小的测试单元</w:t>
      </w:r>
      <w:r>
        <w:t xml:space="preserve"> —— </w:t>
      </w:r>
      <w:r>
        <w:rPr>
          <w:rFonts w:hint="eastAsia"/>
        </w:rPr>
        <w:t>想单独测</w:t>
      </w:r>
      <w:r>
        <w:t xml:space="preserve"> GitHub </w:t>
      </w:r>
      <w:r>
        <w:rPr>
          <w:rFonts w:hint="eastAsia"/>
        </w:rPr>
        <w:t>那条路径，也得把整条</w:t>
      </w:r>
      <w:r>
        <w:t xml:space="preserve"> if/else </w:t>
      </w:r>
      <w:r>
        <w:rPr>
          <w:rFonts w:hint="eastAsia"/>
        </w:rPr>
        <w:t>链一起拖进来测。</w:t>
      </w:r>
    </w:p>
    <w:bookmarkEnd w:id="11"/>
    <w:p w14:paraId="7A8FC364">
      <w:pPr>
        <w:pStyle w:val="5"/>
      </w:pPr>
      <w:bookmarkStart w:id="12" w:name="候选方案对比"/>
      <w:r>
        <w:rPr>
          <w:rFonts w:hint="eastAsia"/>
        </w:rPr>
        <w:t>候选方案对比</w:t>
      </w:r>
    </w:p>
    <w:p w14:paraId="0AD1E27C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只用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Strategy（策略模式）</w:t>
      </w:r>
      <w:r>
        <w:t xml:space="preserve"> —— </w:t>
      </w:r>
      <w:r>
        <w:rPr>
          <w:rFonts w:hint="eastAsia"/>
        </w:rPr>
        <w:t>把每种登录方式的校验逻辑各自拆成一个类，</w:t>
      </w:r>
      <w:r>
        <w:t xml:space="preserve"> </w:t>
      </w:r>
      <w:r>
        <w:rPr>
          <w:rFonts w:hint="eastAsia"/>
        </w:rPr>
        <w:t>运行时从列表里选出对应的一个。这样”校验”这一步的</w:t>
      </w:r>
      <w:r>
        <w:t xml:space="preserve"> if/else </w:t>
      </w:r>
      <w:r>
        <w:rPr>
          <w:rFonts w:hint="eastAsia"/>
        </w:rPr>
        <w:t>是没有了，但每个</w:t>
      </w:r>
      <w:r>
        <w:t xml:space="preserve"> </w:t>
      </w:r>
      <w:r>
        <w:rPr>
          <w:rFonts w:hint="eastAsia"/>
        </w:rPr>
        <w:t>策略类自己还是得记得去调用”签发会话”这个公共步骤</w:t>
      </w:r>
      <w:r>
        <w:t xml:space="preserve"> —— </w:t>
      </w:r>
      <w:r>
        <w:rPr>
          <w:rFonts w:hint="eastAsia"/>
        </w:rPr>
        <w:t>重复代码只是从四个分支</w:t>
      </w:r>
      <w:r>
        <w:t xml:space="preserve"> </w:t>
      </w:r>
      <w:r>
        <w:rPr>
          <w:rFonts w:hint="eastAsia"/>
        </w:rPr>
        <w:t>搬到了四个类里，问题本质没解决。</w:t>
      </w:r>
    </w:p>
    <w:p w14:paraId="7E7D7DF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只用</w:t>
      </w:r>
      <w:r>
        <w:rPr>
          <w:b/>
          <w:bCs/>
        </w:rPr>
        <w:t xml:space="preserve"> Template </w:t>
      </w:r>
      <w:r>
        <w:rPr>
          <w:rFonts w:hint="eastAsia"/>
          <w:b/>
          <w:bCs/>
        </w:rPr>
        <w:t>Method（模板方法模式）</w:t>
      </w:r>
      <w:r>
        <w:t xml:space="preserve"> —— </w:t>
      </w:r>
      <w:r>
        <w:rPr>
          <w:rFonts w:hint="eastAsia"/>
        </w:rPr>
        <w:t>把整个算法的固定步骤定在基类里，</w:t>
      </w:r>
      <w:r>
        <w:t xml:space="preserve"> </w:t>
      </w:r>
      <w:r>
        <w:rPr>
          <w:rFonts w:hint="eastAsia"/>
        </w:rPr>
        <w:t>但如果不配合</w:t>
      </w:r>
      <w:r>
        <w:t xml:space="preserve"> </w:t>
      </w:r>
      <w:r>
        <w:rPr>
          <w:rFonts w:hint="eastAsia"/>
        </w:rPr>
        <w:t>Strategy，想让”校验”这一步按不同登录方式变化，就只能给每种登录</w:t>
      </w:r>
      <w:r>
        <w:t xml:space="preserve"> </w:t>
      </w:r>
      <w:r>
        <w:rPr>
          <w:rFonts w:hint="eastAsia"/>
        </w:rPr>
        <w:t>方式各写一个子类（</w:t>
      </w:r>
      <w:r>
        <w:rPr>
          <w:rStyle w:val="48"/>
        </w:rPr>
        <w:t>PasswordAuthFlow</w:t>
      </w:r>
      <w:r>
        <w:t>、</w:t>
      </w:r>
      <w:r>
        <w:rPr>
          <w:rStyle w:val="48"/>
        </w:rPr>
        <w:t>GithubAuthFlow</w:t>
      </w:r>
      <w:r>
        <w:rPr>
          <w:rFonts w:hint="eastAsia"/>
        </w:rPr>
        <w:t>……）。这样一来，一个</w:t>
      </w:r>
      <w:r>
        <w:t xml:space="preserve"> flow </w:t>
      </w:r>
      <w:r>
        <w:rPr>
          <w:rFonts w:hint="eastAsia"/>
        </w:rPr>
        <w:t>实例就被锁死成只能处理一种登录方式，而实际上</w:t>
      </w:r>
      <w:r>
        <w:t xml:space="preserve"> </w:t>
      </w:r>
      <w:r>
        <w:rPr>
          <w:rStyle w:val="48"/>
        </w:rPr>
        <w:t>/api/auth/login</w:t>
      </w:r>
      <w:r>
        <w:t xml:space="preserve"> </w:t>
      </w:r>
      <w:r>
        <w:rPr>
          <w:rFonts w:hint="eastAsia"/>
        </w:rPr>
        <w:t>这一个</w:t>
      </w:r>
      <w:r>
        <w:t xml:space="preserve"> </w:t>
      </w:r>
      <w:r>
        <w:rPr>
          <w:rFonts w:hint="eastAsia"/>
        </w:rPr>
        <w:t>接口需要根据请求体里的</w:t>
      </w:r>
      <w:r>
        <w:t xml:space="preserve"> </w:t>
      </w:r>
      <w:r>
        <w:rPr>
          <w:rStyle w:val="48"/>
        </w:rPr>
        <w:t>kind</w:t>
      </w:r>
      <w:r>
        <w:t xml:space="preserve"> </w:t>
      </w:r>
      <w:r>
        <w:rPr>
          <w:rFonts w:hint="eastAsia"/>
        </w:rPr>
        <w:t>字段动态派发</w:t>
      </w:r>
      <w:r>
        <w:t xml:space="preserve"> —— </w:t>
      </w:r>
      <w:r>
        <w:rPr>
          <w:rFonts w:hint="eastAsia"/>
        </w:rPr>
        <w:t>这种方案不适配。</w:t>
      </w:r>
    </w:p>
    <w:p w14:paraId="1CA6C075">
      <w:pPr>
        <w:pStyle w:val="24"/>
        <w:numPr>
          <w:ilvl w:val="0"/>
          <w:numId w:val="4"/>
        </w:numPr>
      </w:pPr>
      <w:r>
        <w:rPr>
          <w:b/>
          <w:bCs/>
        </w:rPr>
        <w:t xml:space="preserve">Strategy + Template </w:t>
      </w:r>
      <w:r>
        <w:rPr>
          <w:rFonts w:hint="eastAsia"/>
          <w:b/>
          <w:bCs/>
        </w:rPr>
        <w:t>Method（最终选定）</w:t>
      </w:r>
      <w:r>
        <w:t xml:space="preserve"> —— </w:t>
      </w:r>
      <w:r>
        <w:rPr>
          <w:rStyle w:val="48"/>
        </w:rPr>
        <w:t>AbstractAuthFlow.authenticate()</w:t>
      </w:r>
      <w:r>
        <w:t xml:space="preserve"> </w:t>
      </w:r>
      <w:r>
        <w:rPr>
          <w:rFonts w:hint="eastAsia"/>
        </w:rPr>
        <w:t>把”找策略</w:t>
      </w:r>
      <w:r>
        <w:t xml:space="preserve"> → </w:t>
      </w:r>
      <w:r>
        <w:rPr>
          <w:rFonts w:hint="eastAsia"/>
        </w:rPr>
        <w:t>校验</w:t>
      </w:r>
      <w:r>
        <w:t xml:space="preserve"> → </w:t>
      </w:r>
      <w:r>
        <w:rPr>
          <w:rStyle w:val="48"/>
        </w:rPr>
        <w:t>onAuthenticated</w:t>
      </w:r>
      <w:r>
        <w:rPr>
          <w:rFonts w:hint="eastAsia"/>
        </w:rPr>
        <w:t>“这三步算法固定死、只写一次；每个</w:t>
      </w:r>
      <w:r>
        <w:t xml:space="preserve"> </w:t>
      </w:r>
      <w:r>
        <w:rPr>
          <w:rStyle w:val="48"/>
        </w:rPr>
        <w:t>AuthStrategy</w:t>
      </w:r>
      <w:r>
        <w:t xml:space="preserve"> </w:t>
      </w:r>
      <w:r>
        <w:rPr>
          <w:rFonts w:hint="eastAsia"/>
        </w:rPr>
        <w:t>只需要提供真正会变化的那一部分。</w:t>
      </w:r>
      <w:r>
        <w:rPr>
          <w:rStyle w:val="48"/>
        </w:rPr>
        <w:t>onAuthenticated</w:t>
      </w:r>
      <w:r>
        <w:t xml:space="preserve"> </w:t>
      </w:r>
      <w:r>
        <w:rPr>
          <w:rFonts w:hint="eastAsia"/>
        </w:rPr>
        <w:t>只有一处</w:t>
      </w:r>
      <w:r>
        <w:t xml:space="preserve"> </w:t>
      </w:r>
      <w:r>
        <w:rPr>
          <w:rFonts w:hint="eastAsia"/>
        </w:rPr>
        <w:t>代码，对所有登录方式统一生效</w:t>
      </w:r>
      <w:r>
        <w:t xml:space="preserve"> —— </w:t>
      </w:r>
      <w:r>
        <w:rPr>
          <w:rFonts w:hint="eastAsia"/>
        </w:rPr>
        <w:t>不可能出现”某个分支忘了签发会话”的情况。</w:t>
      </w:r>
      <w:r>
        <w:t xml:space="preserve"> </w:t>
      </w:r>
      <w:r>
        <w:rPr>
          <w:rFonts w:hint="eastAsia"/>
        </w:rPr>
        <w:t>新增第五种登录方式，只需要新写一个</w:t>
      </w:r>
      <w:r>
        <w:t xml:space="preserve"> </w:t>
      </w:r>
      <w:r>
        <w:rPr>
          <w:rStyle w:val="48"/>
        </w:rPr>
        <w:t>AuthStrategy</w:t>
      </w:r>
      <w:r>
        <w:t xml:space="preserve"> </w:t>
      </w:r>
      <w:r>
        <w:rPr>
          <w:rFonts w:hint="eastAsia"/>
        </w:rPr>
        <w:t>类并注册到</w:t>
      </w:r>
      <w:r>
        <w:t xml:space="preserve"> </w:t>
      </w:r>
      <w:r>
        <w:rPr>
          <w:rStyle w:val="48"/>
        </w:rPr>
        <w:t>strategies()</w:t>
      </w:r>
      <w:r>
        <w:t xml:space="preserve"> </w:t>
      </w:r>
      <w:r>
        <w:rPr>
          <w:rFonts w:hint="eastAsia"/>
        </w:rPr>
        <w:t>里；</w:t>
      </w:r>
      <w:r>
        <w:rPr>
          <w:rStyle w:val="48"/>
        </w:rPr>
        <w:t>authenticate()</w:t>
      </w:r>
      <w:r>
        <w:t xml:space="preserve"> </w:t>
      </w:r>
      <w:r>
        <w:rPr>
          <w:rFonts w:hint="eastAsia"/>
        </w:rPr>
        <w:t>这个函数本身完全不用动。</w:t>
      </w:r>
    </w:p>
    <w:bookmarkEnd w:id="12"/>
    <w:p w14:paraId="256064FB">
      <w:pPr>
        <w:pStyle w:val="5"/>
      </w:pPr>
      <w:bookmarkStart w:id="13" w:name="重构前后的结构与行为对比"/>
      <w:r>
        <w:rPr>
          <w:rFonts w:hint="eastAsia"/>
        </w:rPr>
        <w:t>重构前后的结构与行为对比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9E5A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47007A">
            <w:pPr>
              <w:pStyle w:val="24"/>
            </w:pPr>
            <w:r>
              <w:rPr>
                <w:rFonts w:hint="eastAsia"/>
              </w:rPr>
              <w:t>对比维度</w:t>
            </w:r>
          </w:p>
        </w:tc>
        <w:tc>
          <w:p w14:paraId="7B7E89FE">
            <w:pPr>
              <w:pStyle w:val="24"/>
            </w:pPr>
            <w:r>
              <w:rPr>
                <w:rFonts w:hint="eastAsia"/>
              </w:rPr>
              <w:t>重构前（暴力实现）</w:t>
            </w:r>
          </w:p>
        </w:tc>
        <w:tc>
          <w:p w14:paraId="021B9160">
            <w:pPr>
              <w:pStyle w:val="24"/>
            </w:pPr>
            <w:r>
              <w:rPr>
                <w:rFonts w:hint="eastAsia"/>
              </w:rPr>
              <w:t>重构后（Strategy</w:t>
            </w:r>
            <w:r>
              <w:t xml:space="preserve"> + Template </w:t>
            </w:r>
            <w:r>
              <w:rPr>
                <w:rFonts w:hint="eastAsia"/>
              </w:rPr>
              <w:t>Method）</w:t>
            </w:r>
          </w:p>
        </w:tc>
      </w:tr>
      <w:tr w14:paraId="264C1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3A0F5">
            <w:pPr>
              <w:pStyle w:val="24"/>
            </w:pPr>
            <w:r>
              <w:rPr>
                <w:rFonts w:hint="eastAsia"/>
              </w:rPr>
              <w:t>结构</w:t>
            </w:r>
          </w:p>
        </w:tc>
        <w:tc>
          <w:p w14:paraId="17036504">
            <w:pPr>
              <w:pStyle w:val="24"/>
            </w:pPr>
            <w:r>
              <w:rPr>
                <w:rFonts w:hint="eastAsia"/>
              </w:rPr>
              <w:t>一个函数，每加一种登录方式复杂度就涨一截</w:t>
            </w:r>
          </w:p>
        </w:tc>
        <w:tc>
          <w:p w14:paraId="58CEB175">
            <w:pPr>
              <w:pStyle w:val="24"/>
            </w:pPr>
            <w:r>
              <w:rPr>
                <w:rFonts w:hint="eastAsia"/>
              </w:rPr>
              <w:t>固定的</w:t>
            </w:r>
            <w:r>
              <w:t xml:space="preserve"> </w:t>
            </w:r>
            <w:r>
              <w:rPr>
                <w:rStyle w:val="48"/>
              </w:rPr>
              <w:t>authenticate()</w:t>
            </w:r>
            <w:r>
              <w:t xml:space="preserve"> + N </w:t>
            </w:r>
            <w:r>
              <w:rPr>
                <w:rFonts w:hint="eastAsia"/>
              </w:rPr>
              <w:t>个可互相替换的</w:t>
            </w:r>
            <w:r>
              <w:t xml:space="preserve"> </w:t>
            </w:r>
            <w:r>
              <w:rPr>
                <w:rStyle w:val="48"/>
              </w:rPr>
              <w:t>AuthStrategy</w:t>
            </w:r>
            <w:r>
              <w:t xml:space="preserve"> </w:t>
            </w:r>
            <w:r>
              <w:rPr>
                <w:rFonts w:hint="eastAsia"/>
              </w:rPr>
              <w:t>类</w:t>
            </w:r>
          </w:p>
        </w:tc>
      </w:tr>
      <w:tr w14:paraId="0C0E5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23F18">
            <w:pPr>
              <w:pStyle w:val="24"/>
            </w:pPr>
            <w:r>
              <w:rPr>
                <w:rFonts w:hint="eastAsia"/>
              </w:rPr>
              <w:t>新增第五种登录方式</w:t>
            </w:r>
          </w:p>
        </w:tc>
        <w:tc>
          <w:p w14:paraId="68C0C508">
            <w:pPr>
              <w:pStyle w:val="24"/>
            </w:pPr>
            <w:r>
              <w:rPr>
                <w:rFonts w:hint="eastAsia"/>
              </w:rPr>
              <w:t>得改公共函数，牵连所有已有分支</w:t>
            </w:r>
          </w:p>
        </w:tc>
        <w:tc>
          <w:p w14:paraId="407D6FD8">
            <w:pPr>
              <w:pStyle w:val="24"/>
            </w:pPr>
            <w:r>
              <w:rPr>
                <w:rFonts w:hint="eastAsia"/>
              </w:rPr>
              <w:t>新增一个类、注册一下</w:t>
            </w:r>
            <w:r>
              <w:t xml:space="preserve"> —— </w:t>
            </w:r>
            <w:r>
              <w:rPr>
                <w:rStyle w:val="48"/>
              </w:rPr>
              <w:t>authenticate()</w:t>
            </w:r>
            <w:r>
              <w:t xml:space="preserve"> </w:t>
            </w:r>
            <w:r>
              <w:rPr>
                <w:rFonts w:hint="eastAsia"/>
              </w:rPr>
              <w:t>一行不用改</w:t>
            </w:r>
          </w:p>
        </w:tc>
      </w:tr>
      <w:tr w14:paraId="18F0C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00B84">
            <w:pPr>
              <w:pStyle w:val="24"/>
            </w:pPr>
            <w:r>
              <w:rPr>
                <w:rFonts w:hint="eastAsia"/>
              </w:rPr>
              <w:t>可测试性</w:t>
            </w:r>
          </w:p>
        </w:tc>
        <w:tc>
          <w:p w14:paraId="10F89734">
            <w:pPr>
              <w:pStyle w:val="24"/>
            </w:pPr>
            <w:r>
              <w:rPr>
                <w:rFonts w:hint="eastAsia"/>
              </w:rPr>
              <w:t>最小可测单元就是整个函数</w:t>
            </w:r>
          </w:p>
        </w:tc>
        <w:tc>
          <w:p w14:paraId="4E9EFFF6">
            <w:pPr>
              <w:pStyle w:val="24"/>
            </w:pPr>
            <w:r>
              <w:rPr>
                <w:rFonts w:hint="eastAsia"/>
              </w:rPr>
              <w:t>每个</w:t>
            </w:r>
            <w:r>
              <w:t xml:space="preserve"> </w:t>
            </w:r>
            <w:r>
              <w:rPr>
                <w:rStyle w:val="48"/>
              </w:rPr>
              <w:t>verify()</w:t>
            </w:r>
            <w:r>
              <w:t xml:space="preserve"> </w:t>
            </w:r>
            <w:r>
              <w:rPr>
                <w:rFonts w:hint="eastAsia"/>
              </w:rPr>
              <w:t>都能单独测（</w:t>
            </w:r>
            <w:r>
              <w:rPr>
                <w:rStyle w:val="48"/>
              </w:rPr>
              <w:t>identity.test.ts</w:t>
            </w:r>
            <w:r>
              <w:t xml:space="preserve"> </w:t>
            </w:r>
            <w:r>
              <w:rPr>
                <w:rFonts w:hint="eastAsia"/>
              </w:rPr>
              <w:t>里现在那个测试专用的</w:t>
            </w:r>
            <w:r>
              <w:t xml:space="preserve"> </w:t>
            </w:r>
            <w:r>
              <w:rPr>
                <w:rStyle w:val="48"/>
              </w:rPr>
              <w:t>PasswordStrategy</w:t>
            </w:r>
            <w:r>
              <w:t xml:space="preserve"> </w:t>
            </w:r>
            <w:r>
              <w:rPr>
                <w:rFonts w:hint="eastAsia"/>
              </w:rPr>
              <w:t>就已经是这样）</w:t>
            </w:r>
          </w:p>
        </w:tc>
      </w:tr>
      <w:tr w14:paraId="48EBC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5E4CE">
            <w:pPr>
              <w:pStyle w:val="24"/>
            </w:pPr>
            <w:r>
              <w:rPr>
                <w:rFonts w:hint="eastAsia"/>
              </w:rPr>
              <w:t>“必须签发一次会话”这条公共约束</w:t>
            </w:r>
          </w:p>
        </w:tc>
        <w:tc>
          <w:p w14:paraId="742916D7">
            <w:pPr>
              <w:pStyle w:val="24"/>
            </w:pPr>
            <w:r>
              <w:rPr>
                <w:rFonts w:hint="eastAsia"/>
              </w:rPr>
              <w:t>复制粘贴维护，容易悄悄失守</w:t>
            </w:r>
          </w:p>
        </w:tc>
        <w:tc>
          <w:p w14:paraId="2C103A59">
            <w:pPr>
              <w:pStyle w:val="24"/>
            </w:pPr>
            <w:r>
              <w:rPr>
                <w:rFonts w:hint="eastAsia"/>
              </w:rPr>
              <w:t>只在</w:t>
            </w:r>
            <w:r>
              <w:t xml:space="preserve"> </w:t>
            </w:r>
            <w:r>
              <w:rPr>
                <w:rStyle w:val="48"/>
              </w:rPr>
              <w:t>onAuthenticated</w:t>
            </w:r>
            <w:r>
              <w:t xml:space="preserve"> </w:t>
            </w:r>
            <w:r>
              <w:rPr>
                <w:rFonts w:hint="eastAsia"/>
              </w:rPr>
              <w:t>里强制执行一次，结构上不可能被漏掉</w:t>
            </w:r>
          </w:p>
        </w:tc>
      </w:tr>
      <w:bookmarkEnd w:id="10"/>
      <w:bookmarkEnd w:id="13"/>
    </w:tbl>
    <w:p w14:paraId="5462D702">
      <w:pPr>
        <w:pStyle w:val="4"/>
      </w:pPr>
      <w:bookmarkStart w:id="14" w:name="设计类图"/>
      <w:r>
        <w:t xml:space="preserve">2.2 </w:t>
      </w:r>
      <w:r>
        <w:rPr>
          <w:rFonts w:hint="eastAsia"/>
        </w:rPr>
        <w:t>设计类图</w:t>
      </w:r>
    </w:p>
    <w:p w14:paraId="15E654DD">
      <w:pPr>
        <w:pStyle w:val="49"/>
      </w:pPr>
      <w:r>
        <w:rPr>
          <w:rStyle w:val="48"/>
        </w:rPr>
        <w:t>classDiagram</w:t>
      </w:r>
      <w:r>
        <w:br w:type="textWrapping"/>
      </w:r>
      <w:r>
        <w:rPr>
          <w:rStyle w:val="48"/>
        </w:rPr>
        <w:t xml:space="preserve">    class AuthStrategy {</w:t>
      </w:r>
      <w:r>
        <w:br w:type="textWrapping"/>
      </w:r>
      <w:r>
        <w:rPr>
          <w:rStyle w:val="48"/>
        </w:rPr>
        <w:t xml:space="preserve">        &lt;&lt;interface&gt;&gt;</w:t>
      </w:r>
      <w:r>
        <w:br w:type="textWrapping"/>
      </w:r>
      <w:r>
        <w:rPr>
          <w:rStyle w:val="48"/>
        </w:rPr>
        <w:t xml:space="preserve">        +kind</w:t>
      </w:r>
      <w:r>
        <w:br w:type="textWrapping"/>
      </w:r>
      <w:r>
        <w:rPr>
          <w:rStyle w:val="48"/>
        </w:rPr>
        <w:t xml:space="preserve">        +verify(payload) Principal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AbstractAuthFlow {</w:t>
      </w:r>
      <w:r>
        <w:br w:type="textWrapping"/>
      </w:r>
      <w:r>
        <w:rPr>
          <w:rStyle w:val="48"/>
        </w:rPr>
        <w:t xml:space="preserve">        &lt;&lt;abstract&gt;&gt;</w:t>
      </w:r>
      <w:r>
        <w:br w:type="textWrapping"/>
      </w:r>
      <w:r>
        <w:rPr>
          <w:rStyle w:val="48"/>
        </w:rPr>
        <w:t xml:space="preserve">        #strategies() AuthStrategy[]</w:t>
      </w:r>
      <w:r>
        <w:br w:type="textWrapping"/>
      </w:r>
      <w:r>
        <w:rPr>
          <w:rStyle w:val="48"/>
        </w:rPr>
        <w:t xml:space="preserve">        +authenticate(creds) Principal</w:t>
      </w:r>
      <w:r>
        <w:br w:type="textWrapping"/>
      </w:r>
      <w:r>
        <w:rPr>
          <w:rStyle w:val="48"/>
        </w:rPr>
        <w:t xml:space="preserve">        #onAuthenticated(principal) Principal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class PasswordStrategy</w:t>
      </w:r>
      <w:r>
        <w:br w:type="textWrapping"/>
      </w:r>
      <w:r>
        <w:rPr>
          <w:rStyle w:val="48"/>
        </w:rPr>
        <w:t xml:space="preserve">    class SessionStrategy</w:t>
      </w:r>
      <w:r>
        <w:br w:type="textWrapping"/>
      </w:r>
      <w:r>
        <w:rPr>
          <w:rStyle w:val="48"/>
        </w:rPr>
        <w:t xml:space="preserve">    class GithubStrategy</w:t>
      </w:r>
      <w:r>
        <w:br w:type="textWrapping"/>
      </w:r>
      <w:r>
        <w:rPr>
          <w:rStyle w:val="48"/>
        </w:rPr>
        <w:t xml:space="preserve">    class GoogleStrategy</w:t>
      </w:r>
      <w:r>
        <w:br w:type="textWrapping"/>
      </w:r>
      <w:r>
        <w:rPr>
          <w:rStyle w:val="48"/>
        </w:rPr>
        <w:t xml:space="preserve">    class ProductionAuthFlow</w:t>
      </w:r>
      <w:r>
        <w:br w:type="textWrapping"/>
      </w:r>
      <w:r>
        <w:rPr>
          <w:rStyle w:val="48"/>
        </w:rPr>
        <w:t xml:space="preserve">    class AccountRepo {</w:t>
      </w:r>
      <w:r>
        <w:br w:type="textWrapping"/>
      </w:r>
      <w:r>
        <w:rPr>
          <w:rStyle w:val="48"/>
        </w:rPr>
        <w:t xml:space="preserve">        +findCredential(email, kind)</w:t>
      </w:r>
      <w:r>
        <w:br w:type="textWrapping"/>
      </w:r>
      <w:r>
        <w:rPr>
          <w:rStyle w:val="48"/>
        </w:rPr>
        <w:t xml:space="preserve">        +findOrCreateByExternalId(provider, id, email)</w:t>
      </w:r>
      <w:r>
        <w:br w:type="textWrapping"/>
      </w:r>
      <w:r>
        <w:rPr>
          <w:rStyle w:val="48"/>
        </w:rPr>
        <w:t xml:space="preserve">        +createAuthSession(accountId) token</w:t>
      </w:r>
      <w:r>
        <w:br w:type="textWrapping"/>
      </w:r>
      <w:r>
        <w:rPr>
          <w:rStyle w:val="48"/>
        </w:rPr>
        <w:t xml:space="preserve">        +findAuthSession(token) Principal</w:t>
      </w:r>
      <w:r>
        <w:br w:type="textWrapping"/>
      </w:r>
      <w:r>
        <w:rPr>
          <w:rStyle w:val="48"/>
        </w:rPr>
        <w:t xml:space="preserve">        +getAccount(accountId)</w:t>
      </w:r>
      <w:r>
        <w:br w:type="textWrapping"/>
      </w:r>
      <w:r>
        <w:rPr>
          <w:rStyle w:val="48"/>
        </w:rPr>
        <w:t xml:space="preserve">        +updateAccount(accountId, fields)</w:t>
      </w:r>
      <w:r>
        <w:br w:type="textWrapping"/>
      </w:r>
      <w:r>
        <w:rPr>
          <w:rStyle w:val="48"/>
        </w:rPr>
        <w:t xml:space="preserve">    }</w:t>
      </w:r>
      <w:r>
        <w:br w:type="textWrapping"/>
        <w:br w:type="textWrapping"/>
      </w:r>
      <w:r>
        <w:rPr>
          <w:rStyle w:val="48"/>
        </w:rPr>
        <w:t xml:space="preserve">    AuthStrategy &lt;|.. PasswordStrategy</w:t>
      </w:r>
      <w:r>
        <w:br w:type="textWrapping"/>
      </w:r>
      <w:r>
        <w:rPr>
          <w:rStyle w:val="48"/>
        </w:rPr>
        <w:t xml:space="preserve">    AuthStrategy &lt;|.. SessionStrategy</w:t>
      </w:r>
      <w:r>
        <w:br w:type="textWrapping"/>
      </w:r>
      <w:r>
        <w:rPr>
          <w:rStyle w:val="48"/>
        </w:rPr>
        <w:t xml:space="preserve">    AuthStrategy &lt;|.. GithubStrategy</w:t>
      </w:r>
      <w:r>
        <w:br w:type="textWrapping"/>
      </w:r>
      <w:r>
        <w:rPr>
          <w:rStyle w:val="48"/>
        </w:rPr>
        <w:t xml:space="preserve">    AuthStrategy &lt;|.. GoogleStrategy</w:t>
      </w:r>
      <w:r>
        <w:br w:type="textWrapping"/>
      </w:r>
      <w:r>
        <w:rPr>
          <w:rStyle w:val="48"/>
        </w:rPr>
        <w:t xml:space="preserve">    AbstractAuthFlow &lt;|-- ProductionAuthFlow</w:t>
      </w:r>
      <w:r>
        <w:br w:type="textWrapping"/>
      </w:r>
      <w:r>
        <w:rPr>
          <w:rStyle w:val="48"/>
        </w:rPr>
        <w:t xml:space="preserve">    AbstractAuthFlow o-- AuthStrategy : strategies()</w:t>
      </w:r>
      <w:r>
        <w:br w:type="textWrapping"/>
      </w:r>
      <w:r>
        <w:rPr>
          <w:rStyle w:val="48"/>
        </w:rPr>
        <w:t xml:space="preserve">    ProductionAuthFlow ..&gt; AccountRepo</w:t>
      </w:r>
      <w:r>
        <w:br w:type="textWrapping"/>
      </w:r>
      <w:r>
        <w:rPr>
          <w:rStyle w:val="48"/>
        </w:rPr>
        <w:t xml:space="preserve">    PasswordStrategy ..&gt; AccountRepo</w:t>
      </w:r>
      <w:r>
        <w:br w:type="textWrapping"/>
      </w:r>
      <w:r>
        <w:rPr>
          <w:rStyle w:val="48"/>
        </w:rPr>
        <w:t xml:space="preserve">    SessionStrategy ..&gt; AccountRepo</w:t>
      </w:r>
      <w:r>
        <w:br w:type="textWrapping"/>
      </w:r>
      <w:r>
        <w:rPr>
          <w:rStyle w:val="48"/>
        </w:rPr>
        <w:t xml:space="preserve">    GithubStrategy ..&gt; AccountRepo</w:t>
      </w:r>
      <w:r>
        <w:br w:type="textWrapping"/>
      </w:r>
      <w:r>
        <w:rPr>
          <w:rStyle w:val="48"/>
        </w:rPr>
        <w:t xml:space="preserve">    GoogleStrategy ..&gt; AccountRepo</w:t>
      </w:r>
    </w:p>
    <w:bookmarkEnd w:id="14"/>
    <w:p w14:paraId="41D28BFA">
      <w:pPr>
        <w:pStyle w:val="4"/>
      </w:pPr>
      <w:bookmarkStart w:id="15" w:name="设计时序图以密码登录为例具体到方法调用"/>
      <w:r>
        <w:t xml:space="preserve">2.3 </w:t>
      </w:r>
      <w:r>
        <w:rPr>
          <w:rFonts w:hint="eastAsia"/>
        </w:rPr>
        <w:t>设计时序图（以密码登录为例，具体到方法调用）</w:t>
      </w:r>
    </w:p>
    <w:p w14:paraId="65B75BD4">
      <w:pPr>
        <w:pStyle w:val="49"/>
      </w:pPr>
      <w:r>
        <w:rPr>
          <w:rStyle w:val="48"/>
        </w:rPr>
        <w:t>sequenceDiagram</w:t>
      </w:r>
      <w:r>
        <w:br w:type="textWrapping"/>
      </w:r>
      <w:r>
        <w:rPr>
          <w:rStyle w:val="48"/>
        </w:rPr>
        <w:t xml:space="preserve">    participant Page as SignInPage (web)</w:t>
      </w:r>
      <w:r>
        <w:br w:type="textWrapping"/>
      </w:r>
      <w:r>
        <w:rPr>
          <w:rStyle w:val="48"/>
        </w:rPr>
        <w:t xml:space="preserve">    participant Flow as ProductionAuthFlow</w:t>
      </w:r>
      <w:r>
        <w:br w:type="textWrapping"/>
      </w:r>
      <w:r>
        <w:rPr>
          <w:rStyle w:val="48"/>
        </w:rPr>
        <w:t xml:space="preserve">    participant Pwd as PasswordStrategy</w:t>
      </w:r>
      <w:r>
        <w:br w:type="textWrapping"/>
      </w:r>
      <w:r>
        <w:rPr>
          <w:rStyle w:val="48"/>
        </w:rPr>
        <w:t xml:space="preserve">    participant Repo as AccountRepo</w:t>
      </w:r>
      <w:r>
        <w:br w:type="textWrapping"/>
      </w:r>
      <w:r>
        <w:rPr>
          <w:rStyle w:val="48"/>
        </w:rPr>
        <w:t xml:space="preserve">    participant DB as Postgres</w:t>
      </w:r>
      <w:r>
        <w:br w:type="textWrapping"/>
        <w:br w:type="textWrapping"/>
      </w:r>
      <w:r>
        <w:rPr>
          <w:rStyle w:val="48"/>
        </w:rPr>
        <w:t xml:space="preserve">    Page-&gt;&gt;Flow: authenticate({kind:'password', payload})</w:t>
      </w:r>
      <w:r>
        <w:br w:type="textWrapping"/>
      </w:r>
      <w:r>
        <w:rPr>
          <w:rStyle w:val="48"/>
        </w:rPr>
        <w:t xml:space="preserve">    Flow-&gt;&gt;Flow: strategies().find(s =&gt; s.kind === 'password')</w:t>
      </w:r>
      <w:r>
        <w:br w:type="textWrapping"/>
      </w:r>
      <w:r>
        <w:rPr>
          <w:rStyle w:val="48"/>
        </w:rPr>
        <w:t xml:space="preserve">    Flow-&gt;&gt;Pwd: verify(payload)</w:t>
      </w:r>
      <w:r>
        <w:br w:type="textWrapping"/>
      </w:r>
      <w:r>
        <w:rPr>
          <w:rStyle w:val="48"/>
        </w:rPr>
        <w:t xml:space="preserve">    Pwd-&gt;&gt;Repo: findCredential(payload.email, 'password')</w:t>
      </w:r>
      <w:r>
        <w:br w:type="textWrapping"/>
      </w:r>
      <w:r>
        <w:rPr>
          <w:rStyle w:val="48"/>
        </w:rPr>
        <w:t xml:space="preserve">    Repo-&gt;&gt;DB: select from credentials</w:t>
      </w:r>
      <w:r>
        <w:br w:type="textWrapping"/>
      </w:r>
      <w:r>
        <w:rPr>
          <w:rStyle w:val="48"/>
        </w:rPr>
        <w:t xml:space="preserve">    DB--&gt;&gt;Repo: credential row</w:t>
      </w:r>
      <w:r>
        <w:br w:type="textWrapping"/>
      </w:r>
      <w:r>
        <w:rPr>
          <w:rStyle w:val="48"/>
        </w:rPr>
        <w:t xml:space="preserve">    Repo--&gt;&gt;Pwd: credential</w:t>
      </w:r>
      <w:r>
        <w:br w:type="textWrapping"/>
      </w:r>
      <w:r>
        <w:rPr>
          <w:rStyle w:val="48"/>
        </w:rPr>
        <w:t xml:space="preserve">    Pwd-&gt;&gt;Pwd: scrypt-compare(payload.password, credential.hash)</w:t>
      </w:r>
      <w:r>
        <w:br w:type="textWrapping"/>
      </w:r>
      <w:r>
        <w:rPr>
          <w:rStyle w:val="48"/>
        </w:rPr>
        <w:t xml:space="preserve">    Pwd--&gt;&gt;Flow: Principal | null</w:t>
      </w:r>
      <w:r>
        <w:br w:type="textWrapping"/>
      </w:r>
      <w:r>
        <w:rPr>
          <w:rStyle w:val="48"/>
        </w:rPr>
        <w:t xml:space="preserve">    Flow-&gt;&gt;Flow: onAuthenticated(principal)</w:t>
      </w:r>
      <w:r>
        <w:br w:type="textWrapping"/>
      </w:r>
      <w:r>
        <w:rPr>
          <w:rStyle w:val="48"/>
        </w:rPr>
        <w:t xml:space="preserve">    Flow-&gt;&gt;Repo: createAuthSession(principal.accountId)</w:t>
      </w:r>
      <w:r>
        <w:br w:type="textWrapping"/>
      </w:r>
      <w:r>
        <w:rPr>
          <w:rStyle w:val="48"/>
        </w:rPr>
        <w:t xml:space="preserve">    Repo-&gt;&gt;DB: insert into auth_sessions</w:t>
      </w:r>
      <w:r>
        <w:br w:type="textWrapping"/>
      </w:r>
      <w:r>
        <w:rPr>
          <w:rStyle w:val="48"/>
        </w:rPr>
        <w:t xml:space="preserve">    DB--&gt;&gt;Repo: token</w:t>
      </w:r>
      <w:r>
        <w:br w:type="textWrapping"/>
      </w:r>
      <w:r>
        <w:rPr>
          <w:rStyle w:val="48"/>
        </w:rPr>
        <w:t xml:space="preserve">    Repo--&gt;&gt;Flow: token</w:t>
      </w:r>
      <w:r>
        <w:br w:type="textWrapping"/>
      </w:r>
      <w:r>
        <w:rPr>
          <w:rStyle w:val="48"/>
        </w:rPr>
        <w:t xml:space="preserve">    Flow--&gt;&gt;Page: Principal + Set-Cookie(lumen_session)</w:t>
      </w:r>
    </w:p>
    <w:p w14:paraId="2AF826AE">
      <w:pPr>
        <w:pStyle w:val="23"/>
      </w:pPr>
      <w:r>
        <w:t xml:space="preserve">GitHub/Google </w:t>
      </w:r>
      <w:r>
        <w:rPr>
          <w:rFonts w:hint="eastAsia"/>
        </w:rPr>
        <w:t>OAuth，以及由</w:t>
      </w:r>
      <w:r>
        <w:t xml:space="preserve"> </w:t>
      </w:r>
      <w:r>
        <w:rPr>
          <w:rStyle w:val="48"/>
        </w:rPr>
        <w:t>authGuard</w:t>
      </w:r>
      <w:r>
        <w:t xml:space="preserve"> </w:t>
      </w:r>
      <w:r>
        <w:rPr>
          <w:rFonts w:hint="eastAsia"/>
        </w:rPr>
        <w:t>发起的会话校验，走的都是完全相同的</w:t>
      </w:r>
      <w:r>
        <w:t xml:space="preserve"> </w:t>
      </w:r>
      <w:r>
        <w:rPr>
          <w:rStyle w:val="48"/>
        </w:rPr>
        <w:t>authenticate()</w:t>
      </w:r>
      <w:r>
        <w:t>/</w:t>
      </w:r>
      <w:r>
        <w:rPr>
          <w:rStyle w:val="48"/>
        </w:rPr>
        <w:t>onAuthenticated()</w:t>
      </w:r>
      <w:r>
        <w:t xml:space="preserve"> </w:t>
      </w:r>
      <w:r>
        <w:rPr>
          <w:rFonts w:hint="eastAsia"/>
        </w:rPr>
        <w:t>流程，只是把</w:t>
      </w:r>
      <w:r>
        <w:t xml:space="preserve"> </w:t>
      </w:r>
      <w:r>
        <w:rPr>
          <w:rStyle w:val="48"/>
        </w:rPr>
        <w:t>PasswordStrategy</w:t>
      </w:r>
      <w:r>
        <w:t xml:space="preserve"> </w:t>
      </w:r>
      <w:r>
        <w:rPr>
          <w:rFonts w:hint="eastAsia"/>
        </w:rPr>
        <w:t>换成了</w:t>
      </w:r>
      <w:r>
        <w:t xml:space="preserve"> </w:t>
      </w:r>
      <w:r>
        <w:rPr>
          <w:rStyle w:val="48"/>
        </w:rPr>
        <w:t>GithubStrategy</w:t>
      </w:r>
      <w:r>
        <w:t>/</w:t>
      </w:r>
      <w:r>
        <w:rPr>
          <w:rStyle w:val="48"/>
        </w:rPr>
        <w:t>GoogleStrategy</w:t>
      </w:r>
      <w:r>
        <w:t>/</w:t>
      </w:r>
      <w:r>
        <w:rPr>
          <w:rStyle w:val="48"/>
        </w:rPr>
        <w:t>SessionStrategy</w:t>
      </w:r>
      <w:r>
        <w:t xml:space="preserve"> —— </w:t>
      </w:r>
      <w:r>
        <w:rPr>
          <w:rFonts w:hint="eastAsia"/>
        </w:rPr>
        <w:t>这正是这个设计模式的意义</w:t>
      </w:r>
      <w:r>
        <w:t xml:space="preserve"> </w:t>
      </w:r>
      <w:r>
        <w:rPr>
          <w:rFonts w:hint="eastAsia"/>
        </w:rPr>
        <w:t>所在，所以这里不再重复画另外两张时序图。</w:t>
      </w:r>
    </w:p>
    <w:bookmarkEnd w:id="15"/>
    <w:p w14:paraId="7652A280">
      <w:pPr>
        <w:pStyle w:val="4"/>
      </w:pPr>
      <w:bookmarkStart w:id="16" w:name="文件清单"/>
      <w:r>
        <w:t xml:space="preserve">2.4 </w:t>
      </w:r>
      <w:r>
        <w:rPr>
          <w:rFonts w:hint="eastAsia"/>
        </w:rPr>
        <w:t>文件清单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49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332878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1127B987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6F996B85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2EBA5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1B83A">
            <w:pPr>
              <w:pStyle w:val="24"/>
            </w:pPr>
            <w:r>
              <w:rPr>
                <w:rStyle w:val="48"/>
              </w:rPr>
              <w:t>authStrategy.ts</w:t>
            </w:r>
          </w:p>
        </w:tc>
        <w:tc>
          <w:p w14:paraId="00F76369">
            <w:pPr>
              <w:pStyle w:val="24"/>
            </w:pPr>
            <w:r>
              <w:rPr>
                <w:rFonts w:hint="eastAsia"/>
              </w:rPr>
              <w:t>已存在，不改动</w:t>
            </w:r>
          </w:p>
        </w:tc>
        <w:tc>
          <w:p w14:paraId="75135048">
            <w:pPr>
              <w:pStyle w:val="24"/>
            </w:pPr>
            <w:r>
              <w:rPr>
                <w:rStyle w:val="48"/>
              </w:rPr>
              <w:t>AuthStrategy</w:t>
            </w:r>
            <w:r>
              <w:t>、</w:t>
            </w:r>
            <w:r>
              <w:rPr>
                <w:rStyle w:val="48"/>
              </w:rPr>
              <w:t>Credentials</w:t>
            </w:r>
            <w:r>
              <w:t>、</w:t>
            </w:r>
            <w:r>
              <w:rPr>
                <w:rStyle w:val="48"/>
              </w:rPr>
              <w:t>AbstractAuthFlow</w:t>
            </w:r>
          </w:p>
        </w:tc>
      </w:tr>
      <w:tr w14:paraId="41D15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DC510">
            <w:pPr>
              <w:pStyle w:val="24"/>
            </w:pPr>
            <w:r>
              <w:rPr>
                <w:rStyle w:val="48"/>
              </w:rPr>
              <w:t>passwordStrategy.ts</w:t>
            </w:r>
          </w:p>
        </w:tc>
        <w:tc>
          <w:p w14:paraId="702879E0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0C6D44C5">
            <w:pPr>
              <w:pStyle w:val="24"/>
            </w:pPr>
            <w:r>
              <w:rPr>
                <w:rStyle w:val="48"/>
              </w:rPr>
              <w:t>PasswordStrategy implements AuthStrategy</w:t>
            </w:r>
            <w:r>
              <w:rPr>
                <w:rFonts w:hint="eastAsia"/>
              </w:rPr>
              <w:t>。使用</w:t>
            </w:r>
            <w:r>
              <w:t xml:space="preserve"> Node </w:t>
            </w:r>
            <w:r>
              <w:rPr>
                <w:rFonts w:hint="eastAsia"/>
              </w:rPr>
              <w:t>内置的</w:t>
            </w:r>
            <w:r>
              <w:t xml:space="preserve"> </w:t>
            </w:r>
            <w:r>
              <w:rPr>
                <w:rStyle w:val="48"/>
              </w:rPr>
              <w:t>crypto.scrypt</w:t>
            </w:r>
            <w:r>
              <w:t xml:space="preserve"> </w:t>
            </w:r>
            <w:r>
              <w:rPr>
                <w:rFonts w:hint="eastAsia"/>
              </w:rPr>
              <w:t>做哈希（不引入新依赖）——</w:t>
            </w:r>
            <w:r>
              <w:t xml:space="preserve"> </w:t>
            </w:r>
            <w:r>
              <w:rPr>
                <w:rFonts w:hint="eastAsia"/>
              </w:rPr>
              <w:t>邮箱统一格式后再查找，用防时序攻击的方式比较密码。</w:t>
            </w:r>
          </w:p>
        </w:tc>
      </w:tr>
      <w:tr w14:paraId="1EFCF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A8810">
            <w:pPr>
              <w:pStyle w:val="24"/>
            </w:pPr>
            <w:r>
              <w:rPr>
                <w:rStyle w:val="48"/>
              </w:rPr>
              <w:t>sessionStrategy.ts</w:t>
            </w:r>
          </w:p>
        </w:tc>
        <w:tc>
          <w:p w14:paraId="7B925978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0CAD0EAA">
            <w:pPr>
              <w:pStyle w:val="24"/>
            </w:pPr>
            <w:r>
              <w:rPr>
                <w:rStyle w:val="48"/>
              </w:rPr>
              <w:t>SessionStrategy implements AuthStrategy</w:t>
            </w:r>
            <w:r>
              <w:rPr>
                <w:rFonts w:hint="eastAsia"/>
              </w:rPr>
              <w:t>。用一个不透明的</w:t>
            </w:r>
            <w:r>
              <w:t xml:space="preserve"> token </w:t>
            </w:r>
            <w:r>
              <w:rPr>
                <w:rFonts w:hint="eastAsia"/>
              </w:rPr>
              <w:t>去</w:t>
            </w:r>
            <w:r>
              <w:t xml:space="preserve"> </w:t>
            </w:r>
            <w:r>
              <w:rPr>
                <w:rStyle w:val="48"/>
              </w:rPr>
              <w:t>auth_sessions</w:t>
            </w:r>
            <w:r>
              <w:t xml:space="preserve"> </w:t>
            </w:r>
            <w:r>
              <w:rPr>
                <w:rFonts w:hint="eastAsia"/>
              </w:rPr>
              <w:t>表里查，过期就拒绝。既作为</w:t>
            </w:r>
            <w:r>
              <w:t xml:space="preserve"> </w:t>
            </w:r>
            <w:r>
              <w:rPr>
                <w:rStyle w:val="48"/>
              </w:rPr>
              <w:t>AuthStrategy</w:t>
            </w:r>
            <w:r>
              <w:t xml:space="preserve"> </w:t>
            </w:r>
            <w:r>
              <w:rPr>
                <w:rFonts w:hint="eastAsia"/>
              </w:rPr>
              <w:t>的一种（</w:t>
            </w:r>
            <w:r>
              <w:rPr>
                <w:rStyle w:val="48"/>
              </w:rPr>
              <w:t>kind: 'session'</w:t>
            </w:r>
            <w:r>
              <w:rPr>
                <w:rFonts w:hint="eastAsia"/>
              </w:rPr>
              <w:t>）使用，也被</w:t>
            </w:r>
            <w:r>
              <w:t xml:space="preserve"> </w:t>
            </w:r>
            <w:r>
              <w:rPr>
                <w:rStyle w:val="48"/>
              </w:rPr>
              <w:t>verifySessionCookie</w:t>
            </w:r>
            <w:r>
              <w:t xml:space="preserve"> </w:t>
            </w:r>
            <w:r>
              <w:rPr>
                <w:rFonts w:hint="eastAsia"/>
              </w:rPr>
              <w:t>直接调用（也就是</w:t>
            </w:r>
            <w:r>
              <w:t xml:space="preserve"> §1.4 </w:t>
            </w:r>
            <w:r>
              <w:rPr>
                <w:rFonts w:hint="eastAsia"/>
              </w:rPr>
              <w:t>里说的那个</w:t>
            </w:r>
            <w:r>
              <w:t xml:space="preserve"> </w:t>
            </w:r>
            <w:r>
              <w:rPr>
                <w:rStyle w:val="48"/>
              </w:rPr>
              <w:t>authGuard</w:t>
            </w:r>
            <w:r>
              <w:t xml:space="preserve"> </w:t>
            </w:r>
            <w:r>
              <w:rPr>
                <w:rFonts w:hint="eastAsia"/>
              </w:rPr>
              <w:t>挂载点）。</w:t>
            </w:r>
          </w:p>
        </w:tc>
      </w:tr>
      <w:tr w14:paraId="7F281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4A946">
            <w:pPr>
              <w:pStyle w:val="24"/>
            </w:pPr>
            <w:r>
              <w:rPr>
                <w:rStyle w:val="48"/>
              </w:rPr>
              <w:t>githubStrategy.ts</w:t>
            </w:r>
          </w:p>
        </w:tc>
        <w:tc>
          <w:p w14:paraId="3FF3BA39">
            <w:pPr>
              <w:pStyle w:val="24"/>
            </w:pPr>
            <w:r>
              <w:rPr>
                <w:rFonts w:hint="eastAsia"/>
              </w:rPr>
              <w:t>新增，Sprint</w:t>
            </w:r>
            <w:r>
              <w:t xml:space="preserve"> 3</w:t>
            </w:r>
          </w:p>
        </w:tc>
        <w:tc>
          <w:p w14:paraId="06BDA308">
            <w:pPr>
              <w:pStyle w:val="24"/>
            </w:pPr>
            <w:r>
              <w:rPr>
                <w:rStyle w:val="48"/>
              </w:rPr>
              <w:t>GithubStrategy implements AuthStrategy</w:t>
            </w:r>
            <w:r>
              <w:rPr>
                <w:rFonts w:hint="eastAsia"/>
              </w:rPr>
              <w:t>。用</w:t>
            </w:r>
            <w:r>
              <w:t xml:space="preserve"> OAuth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code</w:t>
            </w:r>
            <w:r>
              <w:t xml:space="preserve"> </w:t>
            </w:r>
            <w:r>
              <w:rPr>
                <w:rFonts w:hint="eastAsia"/>
              </w:rPr>
              <w:t>换</w:t>
            </w:r>
            <w:r>
              <w:t xml:space="preserve"> access </w:t>
            </w:r>
            <w:r>
              <w:rPr>
                <w:rFonts w:hint="eastAsia"/>
              </w:rPr>
              <w:t>token，再拿这个</w:t>
            </w:r>
            <w:r>
              <w:t xml:space="preserve"> token </w:t>
            </w:r>
            <w:r>
              <w:rPr>
                <w:rFonts w:hint="eastAsia"/>
              </w:rPr>
              <w:t>去获取已验证的主邮箱，然后调用</w:t>
            </w:r>
            <w:r>
              <w:t xml:space="preserve"> </w:t>
            </w:r>
            <w:r>
              <w:rPr>
                <w:rStyle w:val="48"/>
              </w:rPr>
              <w:t>accountRepo.findOrCreateByExternalId</w:t>
            </w:r>
            <w:r>
              <w:t>。</w:t>
            </w:r>
          </w:p>
        </w:tc>
      </w:tr>
      <w:tr w14:paraId="3D04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E50C8">
            <w:pPr>
              <w:pStyle w:val="24"/>
            </w:pPr>
            <w:r>
              <w:rPr>
                <w:rStyle w:val="48"/>
              </w:rPr>
              <w:t>googleStrategy.ts</w:t>
            </w:r>
          </w:p>
        </w:tc>
        <w:tc>
          <w:p w14:paraId="5AB773F2">
            <w:pPr>
              <w:pStyle w:val="24"/>
            </w:pPr>
            <w:r>
              <w:rPr>
                <w:rFonts w:hint="eastAsia"/>
              </w:rPr>
              <w:t>新增，Sprint</w:t>
            </w:r>
            <w:r>
              <w:t xml:space="preserve"> 3</w:t>
            </w:r>
          </w:p>
        </w:tc>
        <w:tc>
          <w:p w14:paraId="7BEE57FF">
            <w:pPr>
              <w:pStyle w:val="24"/>
            </w:pPr>
            <w:r>
              <w:rPr>
                <w:rFonts w:hint="eastAsia"/>
              </w:rPr>
              <w:t>跟</w:t>
            </w:r>
            <w:r>
              <w:t xml:space="preserve"> </w:t>
            </w:r>
            <w:r>
              <w:rPr>
                <w:rStyle w:val="48"/>
              </w:rPr>
              <w:t>githubStrategy.ts</w:t>
            </w:r>
            <w:r>
              <w:t xml:space="preserve"> </w:t>
            </w:r>
            <w:r>
              <w:rPr>
                <w:rFonts w:hint="eastAsia"/>
              </w:rPr>
              <w:t>结构一样，换成</w:t>
            </w:r>
            <w:r>
              <w:t xml:space="preserve"> Google </w:t>
            </w:r>
            <w:r>
              <w:rPr>
                <w:rFonts w:hint="eastAsia"/>
              </w:rPr>
              <w:t>的</w:t>
            </w:r>
            <w:r>
              <w:t xml:space="preserve"> OAuth/OpenID </w:t>
            </w:r>
            <w:r>
              <w:rPr>
                <w:rFonts w:hint="eastAsia"/>
              </w:rPr>
              <w:t>接口。</w:t>
            </w:r>
          </w:p>
        </w:tc>
      </w:tr>
      <w:tr w14:paraId="1212E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AFE77">
            <w:pPr>
              <w:pStyle w:val="24"/>
            </w:pPr>
            <w:r>
              <w:rPr>
                <w:rStyle w:val="48"/>
              </w:rPr>
              <w:t>productionAuthFlow.ts</w:t>
            </w:r>
          </w:p>
        </w:tc>
        <w:tc>
          <w:p w14:paraId="16B551A5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05003864">
            <w:pPr>
              <w:pStyle w:val="24"/>
            </w:pPr>
            <w:r>
              <w:rPr>
                <w:rStyle w:val="48"/>
              </w:rPr>
              <w:t>AbstractAuthFlow</w:t>
            </w:r>
            <w:r>
              <w:t xml:space="preserve"> </w:t>
            </w:r>
            <w:r>
              <w:rPr>
                <w:rFonts w:hint="eastAsia"/>
              </w:rPr>
              <w:t>的具体实现类。</w:t>
            </w:r>
            <w:r>
              <w:rPr>
                <w:rStyle w:val="48"/>
              </w:rPr>
              <w:t>strategies()</w:t>
            </w:r>
            <w:r>
              <w:t xml:space="preserve"> </w:t>
            </w:r>
            <w:r>
              <w:rPr>
                <w:rFonts w:hint="eastAsia"/>
              </w:rPr>
              <w:t>返回全部四种（密码和</w:t>
            </w:r>
            <w:r>
              <w:t xml:space="preserve"> session </w:t>
            </w:r>
            <w:r>
              <w:rPr>
                <w:rFonts w:hint="eastAsia"/>
              </w:rPr>
              <w:t>两种一直都在；github/google</w:t>
            </w:r>
            <w:r>
              <w:t xml:space="preserve"> </w:t>
            </w:r>
            <w:r>
              <w:rPr>
                <w:rFonts w:hint="eastAsia"/>
              </w:rPr>
              <w:t>等</w:t>
            </w:r>
            <w:r>
              <w:t xml:space="preserve"> Sprint 3 </w:t>
            </w:r>
            <w:r>
              <w:rPr>
                <w:rFonts w:hint="eastAsia"/>
              </w:rPr>
              <w:t>落地后再注册进去</w:t>
            </w:r>
            <w:r>
              <w:t xml:space="preserve"> —— </w:t>
            </w:r>
            <w:r>
              <w:rPr>
                <w:rFonts w:hint="eastAsia"/>
              </w:rPr>
              <w:t>不管哪种情况，Template</w:t>
            </w:r>
            <w:r>
              <w:t xml:space="preserve"> Method </w:t>
            </w:r>
            <w:r>
              <w:rPr>
                <w:rFonts w:hint="eastAsia"/>
              </w:rPr>
              <w:t>本身都不用改）。</w:t>
            </w:r>
            <w:r>
              <w:rPr>
                <w:rStyle w:val="48"/>
              </w:rPr>
              <w:t>onAuthenticated</w:t>
            </w:r>
            <w:r>
              <w:t xml:space="preserve"> </w:t>
            </w:r>
            <w:r>
              <w:rPr>
                <w:rFonts w:hint="eastAsia"/>
              </w:rPr>
              <w:t>负责往</w:t>
            </w:r>
            <w:r>
              <w:t xml:space="preserve"> </w:t>
            </w:r>
            <w:r>
              <w:rPr>
                <w:rStyle w:val="48"/>
              </w:rPr>
              <w:t>auth_sessions</w:t>
            </w:r>
            <w:r>
              <w:t xml:space="preserve"> </w:t>
            </w:r>
            <w:r>
              <w:rPr>
                <w:rFonts w:hint="eastAsia"/>
              </w:rPr>
              <w:t>写一行记录。</w:t>
            </w:r>
          </w:p>
        </w:tc>
      </w:tr>
      <w:tr w14:paraId="739C4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B7400">
            <w:pPr>
              <w:pStyle w:val="24"/>
            </w:pPr>
            <w:r>
              <w:rPr>
                <w:rStyle w:val="48"/>
              </w:rPr>
              <w:t>accountRepo.ts</w:t>
            </w:r>
          </w:p>
        </w:tc>
        <w:tc>
          <w:p w14:paraId="63420241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48B2E515">
            <w:pPr>
              <w:pStyle w:val="24"/>
            </w:pPr>
            <w:r>
              <w:rPr>
                <w:rFonts w:hint="eastAsia"/>
              </w:rPr>
              <w:t>这条业务线里唯一一个直接碰</w:t>
            </w:r>
            <w:r>
              <w:t xml:space="preserve"> </w:t>
            </w:r>
            <w:r>
              <w:rPr>
                <w:rStyle w:val="48"/>
              </w:rPr>
              <w:t>accounts</w:t>
            </w:r>
            <w:r>
              <w:t>、</w:t>
            </w:r>
            <w:r>
              <w:rPr>
                <w:rStyle w:val="48"/>
              </w:rPr>
              <w:t>credentials</w:t>
            </w:r>
            <w:r>
              <w:t>、</w:t>
            </w:r>
            <w:r>
              <w:rPr>
                <w:rStyle w:val="48"/>
              </w:rPr>
              <w:t>auth_sessions</w:t>
            </w:r>
            <w:r>
              <w:t xml:space="preserve"> </w:t>
            </w:r>
            <w:r>
              <w:rPr>
                <w:rFonts w:hint="eastAsia"/>
              </w:rPr>
              <w:t>这三张表的文件。</w:t>
            </w:r>
          </w:p>
        </w:tc>
      </w:tr>
      <w:tr w14:paraId="4353D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E3CA5">
            <w:pPr>
              <w:pStyle w:val="24"/>
            </w:pPr>
            <w:r>
              <w:rPr>
                <w:rStyle w:val="48"/>
              </w:rPr>
              <w:t>identity.test.ts</w:t>
            </w:r>
          </w:p>
        </w:tc>
        <w:tc>
          <w:p w14:paraId="7DAAB63D">
            <w:pPr>
              <w:pStyle w:val="24"/>
            </w:pPr>
            <w:r>
              <w:rPr>
                <w:rFonts w:hint="eastAsia"/>
              </w:rPr>
              <w:t>已存在，需扩充</w:t>
            </w:r>
          </w:p>
        </w:tc>
        <w:tc>
          <w:p w14:paraId="4D2AC99C">
            <w:pPr>
              <w:pStyle w:val="24"/>
            </w:pPr>
            <w:r>
              <w:rPr>
                <w:rFonts w:hint="eastAsia"/>
              </w:rPr>
              <w:t>把现有的两个</w:t>
            </w:r>
            <w:r>
              <w:t xml:space="preserve"> </w:t>
            </w:r>
            <w:r>
              <w:rPr>
                <w:rStyle w:val="48"/>
              </w:rPr>
              <w:t>it.todo</w:t>
            </w:r>
            <w:r>
              <w:rPr>
                <w:rFonts w:hint="eastAsia"/>
              </w:rPr>
              <w:t>（见</w:t>
            </w:r>
            <w:r>
              <w:t xml:space="preserve"> </w:t>
            </w:r>
            <w:r>
              <w:rPr>
                <w:rFonts w:hint="eastAsia"/>
              </w:rPr>
              <w:t>§2.6）填上，再给</w:t>
            </w:r>
            <w:r>
              <w:t xml:space="preserve"> </w:t>
            </w:r>
            <w:r>
              <w:rPr>
                <w:rStyle w:val="48"/>
              </w:rPr>
              <w:t>passwordStrategy</w:t>
            </w:r>
            <w:r>
              <w:t>、</w:t>
            </w:r>
            <w:r>
              <w:rPr>
                <w:rStyle w:val="48"/>
              </w:rPr>
              <w:t>accountRepo</w:t>
            </w:r>
            <w:r>
              <w:t xml:space="preserve"> </w:t>
            </w:r>
            <w:r>
              <w:rPr>
                <w:rFonts w:hint="eastAsia"/>
              </w:rPr>
              <w:t>补测试。</w:t>
            </w:r>
          </w:p>
        </w:tc>
      </w:tr>
      <w:tr w14:paraId="396BA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DBF2D">
            <w:pPr>
              <w:pStyle w:val="24"/>
            </w:pPr>
            <w:r>
              <w:rPr>
                <w:rStyle w:val="48"/>
              </w:rPr>
              <w:t>index.ts</w:t>
            </w:r>
          </w:p>
        </w:tc>
        <w:tc>
          <w:p w14:paraId="1D945377">
            <w:pPr>
              <w:pStyle w:val="24"/>
            </w:pPr>
            <w:r>
              <w:rPr>
                <w:rFonts w:hint="eastAsia"/>
              </w:rPr>
              <w:t>已存在，需扩充</w:t>
            </w:r>
          </w:p>
        </w:tc>
        <w:tc>
          <w:p w14:paraId="739D6DCA">
            <w:pPr>
              <w:pStyle w:val="24"/>
            </w:pPr>
            <w:r>
              <w:rPr>
                <w:rFonts w:hint="eastAsia"/>
              </w:rPr>
              <w:t>对外的</w:t>
            </w:r>
            <w:r>
              <w:t xml:space="preserve"> barrel </w:t>
            </w:r>
            <w:r>
              <w:rPr>
                <w:rFonts w:hint="eastAsia"/>
              </w:rPr>
              <w:t>文件里加上</w:t>
            </w:r>
            <w:r>
              <w:t xml:space="preserve"> </w:t>
            </w:r>
            <w:r>
              <w:rPr>
                <w:rStyle w:val="48"/>
              </w:rPr>
              <w:t>verifySessionCookie</w:t>
            </w:r>
            <w:r>
              <w:t>、</w:t>
            </w:r>
            <w:r>
              <w:rPr>
                <w:rStyle w:val="48"/>
              </w:rPr>
              <w:t>ProductionAuthFlow</w:t>
            </w:r>
            <w:r>
              <w:rPr>
                <w:rFonts w:hint="eastAsia"/>
              </w:rPr>
              <w:t>，以及</w:t>
            </w:r>
            <w:r>
              <w:t xml:space="preserve"> </w:t>
            </w:r>
            <w:r>
              <w:rPr>
                <w:rStyle w:val="48"/>
              </w:rPr>
              <w:t>apps/web/src/pages/signin</w:t>
            </w:r>
            <w:r>
              <w:t xml:space="preserve"> </w:t>
            </w:r>
            <w:r>
              <w:rPr>
                <w:rFonts w:hint="eastAsia"/>
              </w:rPr>
              <w:t>在</w:t>
            </w:r>
            <w:r>
              <w:t xml:space="preserve"> HTTP </w:t>
            </w:r>
            <w:r>
              <w:rPr>
                <w:rFonts w:hint="eastAsia"/>
              </w:rPr>
              <w:t>层需要用到的其他导出。</w:t>
            </w:r>
          </w:p>
        </w:tc>
      </w:tr>
    </w:tbl>
    <w:p w14:paraId="5C77D536">
      <w:pPr>
        <w:pStyle w:val="3"/>
      </w:pPr>
      <w:r>
        <w:rPr>
          <w:rFonts w:hint="eastAsia"/>
        </w:rPr>
        <w:t>边界规则得到遵守：</w:t>
      </w:r>
      <w:r>
        <w:rPr>
          <w:rStyle w:val="48"/>
        </w:rPr>
        <w:t>modules/identity</w:t>
      </w:r>
      <w:r>
        <w:t xml:space="preserve"> </w:t>
      </w:r>
      <w:r>
        <w:rPr>
          <w:rFonts w:hint="eastAsia"/>
        </w:rPr>
        <w:t>目录之外的任何代码，都只能通过</w:t>
      </w:r>
      <w:r>
        <w:t xml:space="preserve"> </w:t>
      </w:r>
      <w:r>
        <w:rPr>
          <w:rStyle w:val="48"/>
        </w:rPr>
        <w:t>index.ts</w:t>
      </w:r>
      <w:r>
        <w:t xml:space="preserve"> </w:t>
      </w:r>
      <w:r>
        <w:rPr>
          <w:rFonts w:hint="eastAsia"/>
        </w:rPr>
        <w:t>引用这里的东西（</w:t>
      </w:r>
      <w:r>
        <w:rPr>
          <w:rStyle w:val="48"/>
        </w:rPr>
        <w:t>CODING_STANDARDS.md</w:t>
      </w:r>
      <w:r>
        <w:t xml:space="preserve"> </w:t>
      </w:r>
      <w:r>
        <w:rPr>
          <w:rFonts w:hint="eastAsia"/>
        </w:rPr>
        <w:t>的要求）。</w:t>
      </w:r>
    </w:p>
    <w:bookmarkEnd w:id="16"/>
    <w:p w14:paraId="06CFD02F">
      <w:pPr>
        <w:pStyle w:val="4"/>
      </w:pPr>
      <w:bookmarkStart w:id="17" w:name="X7c8bdc67e90f7a54d53841f9ccafa347b229a43"/>
      <w:r>
        <w:t xml:space="preserve">2.5 </w:t>
      </w:r>
      <w:r>
        <w:rPr>
          <w:rFonts w:hint="eastAsia"/>
        </w:rPr>
        <w:t>数据库迁移（会改动归</w:t>
      </w:r>
      <w:r>
        <w:t xml:space="preserve"> core </w:t>
      </w:r>
      <w:r>
        <w:rPr>
          <w:rFonts w:hint="eastAsia"/>
        </w:rPr>
        <w:t>所有的</w:t>
      </w:r>
      <w:r>
        <w:t xml:space="preserve"> </w:t>
      </w:r>
      <w:r>
        <w:rPr>
          <w:rStyle w:val="48"/>
        </w:rPr>
        <w:t>apps/server/src/core/db/schema.sql</w:t>
      </w:r>
      <w:r>
        <w:rPr>
          <w:rFonts w:hint="eastAsia"/>
        </w:rPr>
        <w:t>）</w:t>
      </w:r>
    </w:p>
    <w:p w14:paraId="150D7A64">
      <w:pPr>
        <w:pStyle w:val="49"/>
      </w:pPr>
      <w:r>
        <w:rPr>
          <w:rStyle w:val="64"/>
        </w:rPr>
        <w:t>-- identity slice — LU YI. Adds credential storage and login sessions.</w:t>
      </w:r>
      <w:r>
        <w:br w:type="textWrapping"/>
      </w:r>
      <w:r>
        <w:rPr>
          <w:rStyle w:val="64"/>
        </w:rPr>
        <w:t>-- Named auth_sessions, not sessions: the existing `sessions` table is an</w:t>
      </w:r>
      <w:r>
        <w:br w:type="textWrapping"/>
      </w:r>
      <w:r>
        <w:rPr>
          <w:rStyle w:val="64"/>
        </w:rPr>
        <w:t>-- agent/project session (UC3), a different concept from a login session.</w:t>
      </w:r>
      <w:r>
        <w:br w:type="textWrapping"/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credentials (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id</w:t>
      </w:r>
      <w:r>
        <w:rPr>
          <w:rStyle w:val="82"/>
        </w:rPr>
        <w:t xml:space="preserve">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gen_random_uuid(),</w:t>
      </w:r>
      <w:r>
        <w:br w:type="textWrapping"/>
      </w:r>
      <w:r>
        <w:rPr>
          <w:rStyle w:val="82"/>
        </w:rPr>
        <w:t xml:space="preserve">  account_id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accounts(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kind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check</w:t>
      </w:r>
      <w:r>
        <w:rPr>
          <w:rStyle w:val="82"/>
        </w:rPr>
        <w:t xml:space="preserve"> (kind </w:t>
      </w:r>
      <w:r>
        <w:rPr>
          <w:rStyle w:val="52"/>
        </w:rPr>
        <w:t>in</w:t>
      </w:r>
      <w:r>
        <w:rPr>
          <w:rStyle w:val="82"/>
        </w:rPr>
        <w:t xml:space="preserve"> (</w:t>
      </w:r>
      <w:r>
        <w:rPr>
          <w:rStyle w:val="60"/>
        </w:rPr>
        <w:t>'password'</w:t>
      </w:r>
      <w:r>
        <w:rPr>
          <w:rStyle w:val="82"/>
        </w:rPr>
        <w:t xml:space="preserve">, </w:t>
      </w:r>
      <w:r>
        <w:rPr>
          <w:rStyle w:val="60"/>
        </w:rPr>
        <w:t>'github'</w:t>
      </w:r>
      <w:r>
        <w:rPr>
          <w:rStyle w:val="82"/>
        </w:rPr>
        <w:t xml:space="preserve">, </w:t>
      </w:r>
      <w:r>
        <w:rPr>
          <w:rStyle w:val="60"/>
        </w:rPr>
        <w:t>'google'</w:t>
      </w:r>
      <w:r>
        <w:rPr>
          <w:rStyle w:val="82"/>
        </w:rPr>
        <w:t>)),</w:t>
      </w:r>
      <w:r>
        <w:br w:type="textWrapping"/>
      </w:r>
      <w:r>
        <w:rPr>
          <w:rStyle w:val="82"/>
        </w:rPr>
        <w:t xml:space="preserve">  password_hash     text,</w:t>
      </w:r>
      <w:r>
        <w:br w:type="textWrapping"/>
      </w:r>
      <w:r>
        <w:rPr>
          <w:rStyle w:val="82"/>
        </w:rPr>
        <w:t xml:space="preserve">  external_provider text,</w:t>
      </w:r>
      <w:r>
        <w:br w:type="textWrapping"/>
      </w:r>
      <w:r>
        <w:rPr>
          <w:rStyle w:val="82"/>
        </w:rPr>
        <w:t xml:space="preserve">  external_id       text,</w:t>
      </w:r>
      <w:r>
        <w:br w:type="textWrapping"/>
      </w:r>
      <w:r>
        <w:rPr>
          <w:rStyle w:val="82"/>
        </w:rPr>
        <w:t xml:space="preserve">  created_at        timestamptz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unique</w:t>
      </w:r>
      <w:r>
        <w:rPr>
          <w:rStyle w:val="82"/>
        </w:rPr>
        <w:t xml:space="preserve"> (kind, external_provider, external_id)</w:t>
      </w:r>
      <w:r>
        <w:br w:type="textWrapping"/>
      </w:r>
      <w:r>
        <w:rPr>
          <w:rStyle w:val="82"/>
        </w:rPr>
        <w:t>);</w:t>
      </w:r>
      <w:r>
        <w:br w:type="textWrapping"/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auth_sessions (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id</w:t>
      </w:r>
      <w:r>
        <w:rPr>
          <w:rStyle w:val="82"/>
        </w:rPr>
        <w:t xml:space="preserve">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gen_random_uuid(),</w:t>
      </w:r>
      <w:r>
        <w:br w:type="textWrapping"/>
      </w:r>
      <w:r>
        <w:rPr>
          <w:rStyle w:val="82"/>
        </w:rPr>
        <w:t xml:space="preserve">  account_id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accounts(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token_hash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unique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created_at timestamptz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expires_at timestamptz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br w:type="textWrapping"/>
      </w:r>
      <w:r>
        <w:rPr>
          <w:rStyle w:val="82"/>
        </w:rPr>
        <w:t>);</w:t>
      </w:r>
    </w:p>
    <w:p w14:paraId="7CF25B7C">
      <w:pPr>
        <w:pStyle w:val="23"/>
      </w:pPr>
      <w:r>
        <w:rPr>
          <w:rFonts w:hint="eastAsia"/>
        </w:rPr>
        <w:t>这处改动碰的是一个归</w:t>
      </w:r>
      <w:r>
        <w:t xml:space="preserve"> core </w:t>
      </w:r>
      <w:r>
        <w:rPr>
          <w:rFonts w:hint="eastAsia"/>
        </w:rPr>
        <w:t>所有的文件，所以尽管这两张表存的是</w:t>
      </w:r>
      <w:r>
        <w:t xml:space="preserve"> identity </w:t>
      </w:r>
      <w:r>
        <w:rPr>
          <w:rFonts w:hint="eastAsia"/>
        </w:rPr>
        <w:t>自己的数据，</w:t>
      </w:r>
      <w:r>
        <w:t xml:space="preserve"> </w:t>
      </w:r>
      <w:r>
        <w:rPr>
          <w:rFonts w:hint="eastAsia"/>
        </w:rPr>
        <w:t>按</w:t>
      </w:r>
      <w:r>
        <w:t xml:space="preserve"> </w:t>
      </w:r>
      <w:r>
        <w:rPr>
          <w:rStyle w:val="48"/>
        </w:rPr>
        <w:t>CODEOWNERS</w:t>
      </w:r>
      <w:r>
        <w:t xml:space="preserve"> </w:t>
      </w:r>
      <w:r>
        <w:rPr>
          <w:rFonts w:hint="eastAsia"/>
        </w:rPr>
        <w:t>的规则还是需要走</w:t>
      </w:r>
      <w:r>
        <w:t xml:space="preserve"> ZIYANG </w:t>
      </w:r>
      <w:r>
        <w:rPr>
          <w:rFonts w:hint="eastAsia"/>
        </w:rPr>
        <w:t>的评审。</w:t>
      </w:r>
    </w:p>
    <w:bookmarkEnd w:id="17"/>
    <w:p w14:paraId="73CDA8D5">
      <w:pPr>
        <w:pStyle w:val="4"/>
      </w:pPr>
      <w:bookmarkStart w:id="18" w:name="与现有-it.todo-的对应关系"/>
      <w:r>
        <w:t xml:space="preserve">2.6 </w:t>
      </w:r>
      <w:r>
        <w:rPr>
          <w:rFonts w:hint="eastAsia"/>
        </w:rPr>
        <w:t>与现有</w:t>
      </w:r>
      <w:r>
        <w:t xml:space="preserve"> </w:t>
      </w:r>
      <w:r>
        <w:rPr>
          <w:rStyle w:val="48"/>
        </w:rPr>
        <w:t>it.todo</w:t>
      </w:r>
      <w:r>
        <w:t xml:space="preserve"> </w:t>
      </w:r>
      <w:r>
        <w:rPr>
          <w:rFonts w:hint="eastAsia"/>
        </w:rPr>
        <w:t>的对应关系</w:t>
      </w:r>
    </w:p>
    <w:p w14:paraId="00009010">
      <w:pPr>
        <w:pStyle w:val="23"/>
        <w:rPr>
          <w:ins w:id="9010" w:author="Claude" w:date="2026-09-07T00:00:00Z"/>
        </w:rPr>
      </w:pPr>
      <w:ins w:id="9011" w:author="Claude" w:date="2026-09-07T00:00:00Z">
        <w:r>
          <w:rPr>
            <w:rFonts w:hint="eastAsia"/>
            <w:b/>
            <w:bCs/>
          </w:rPr>
          <w:t>2026-09-07 更新：本节整体已经过时，先别照着填空。</w:t>
        </w:r>
      </w:ins>
      <w:ins w:id="9012" w:author="Claude" w:date="2026-09-07T00:00:00Z">
        <w:r>
          <w:rPr>
            <w:rFonts w:hint="eastAsia"/>
          </w:rPr>
          <w:t>今天的契约重写把这一节依赖的整套脚手架删掉了——</w:t>
        </w:r>
      </w:ins>
      <w:ins w:id="9013" w:author="Claude" w:date="2026-09-07T00:00:00Z">
        <w:r>
          <w:rPr>
            <w:rStyle w:val="48"/>
          </w:rPr>
          <w:t>authStrategy.ts</w:t>
        </w:r>
      </w:ins>
      <w:ins w:id="9014" w:author="Claude" w:date="2026-09-07T00:00:00Z">
        <w:r>
          <w:rPr>
            <w:rFonts w:hint="eastAsia"/>
          </w:rPr>
          <w:t>、带着下面这两条 it.todo 的</w:t>
        </w:r>
      </w:ins>
      <w:ins w:id="9015" w:author="Claude" w:date="2026-09-07T00:00:00Z">
        <w:r>
          <w:rPr>
            <w:rStyle w:val="48"/>
          </w:rPr>
          <w:t xml:space="preserve"> identity.test.ts</w:t>
        </w:r>
      </w:ins>
      <w:ins w:id="9016" w:author="Claude" w:date="2026-09-07T00:00:00Z">
        <w:r>
          <w:rPr>
            <w:rFonts w:hint="eastAsia"/>
          </w:rPr>
          <w:t>，还有非空的</w:t>
        </w:r>
      </w:ins>
      <w:ins w:id="9017" w:author="Claude" w:date="2026-09-07T00:00:00Z">
        <w:r>
          <w:rPr>
            <w:rStyle w:val="48"/>
          </w:rPr>
          <w:t xml:space="preserve"> index.ts</w:t>
        </w:r>
      </w:ins>
      <w:ins w:id="9018" w:author="Claude" w:date="2026-09-07T00:00:00Z">
        <w:r>
          <w:rPr>
            <w:rFonts w:hint="eastAsia"/>
          </w:rPr>
          <w:t xml:space="preserve">，都不在了；README.md 现在写的是“这个目录是空的，你自己设计”。下面这两条 it.todo（</w:t>
        </w:r>
      </w:ins>
      <w:ins w:id="9019" w:author="Claude" w:date="2026-09-07T00:00:00Z">
        <w:r>
          <w:rPr>
            <w:rStyle w:val="48"/>
          </w:rPr>
          <w:t>GithubStrategy</w:t>
        </w:r>
      </w:ins>
      <w:ins w:id="9020" w:author="Claude" w:date="2026-09-07T00:00:00Z">
        <w:r>
          <w:rPr>
            <w:rFonts w:hint="eastAsia"/>
          </w:rPr>
          <w:t>、</w:t>
        </w:r>
      </w:ins>
      <w:ins w:id="9021" w:author="Claude" w:date="2026-09-07T00:00:00Z">
        <w:r>
          <w:rPr>
            <w:rStyle w:val="48"/>
          </w:rPr>
          <w:t>SessionStrategy</w:t>
        </w:r>
      </w:ins>
      <w:ins w:id="9022" w:author="Claude" w:date="2026-09-07T00:00:00Z">
        <w:r>
          <w:rPr>
            <w:rFonts w:hint="eastAsia"/>
          </w:rPr>
          <w:t>）本身也已经不存在，“把 todo 填上”这个思路不再适用。新的做法：直接对着 §2.2 的设计类图，从零写类和它们的单元测试。这一节的原文保留在下面，是为了留个记录，说明设计是怎么一步步走过来的，不代表现在该怎么做——具体怎么重写这一节，还没定，需要另外过一遍。</w:t>
        </w:r>
      </w:ins>
    </w:p>
    <w:p w14:paraId="7CF8B225">
      <w:pPr>
        <w:pStyle w:val="23"/>
      </w:pPr>
      <w:r>
        <w:rPr>
          <w:rStyle w:val="48"/>
        </w:rPr>
        <w:t>identity.test.ts</w:t>
      </w:r>
      <w:r>
        <w:t xml:space="preserve"> </w:t>
      </w:r>
      <w:r>
        <w:rPr>
          <w:rFonts w:hint="eastAsia"/>
        </w:rPr>
        <w:t>里现在已经有：</w:t>
      </w:r>
    </w:p>
    <w:p w14:paraId="67DA4E45">
      <w:pPr>
        <w:pStyle w:val="49"/>
      </w:pPr>
      <w:r>
        <w:rPr>
          <w:rStyle w:val="82"/>
        </w:rPr>
        <w:t>it</w:t>
      </w:r>
      <w:r>
        <w:rPr>
          <w:rStyle w:val="72"/>
        </w:rPr>
        <w:t>.</w:t>
      </w:r>
      <w:r>
        <w:rPr>
          <w:rStyle w:val="69"/>
        </w:rPr>
        <w:t>todo</w:t>
      </w:r>
      <w:r>
        <w:rPr>
          <w:rStyle w:val="82"/>
        </w:rPr>
        <w:t>(</w:t>
      </w:r>
      <w:r>
        <w:rPr>
          <w:rStyle w:val="60"/>
        </w:rPr>
        <w:t>'GithubStrategy exchanges an OAuth code for a verified email'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it</w:t>
      </w:r>
      <w:r>
        <w:rPr>
          <w:rStyle w:val="72"/>
        </w:rPr>
        <w:t>.</w:t>
      </w:r>
      <w:r>
        <w:rPr>
          <w:rStyle w:val="69"/>
        </w:rPr>
        <w:t>todo</w:t>
      </w:r>
      <w:r>
        <w:rPr>
          <w:rStyle w:val="82"/>
        </w:rPr>
        <w:t>(</w:t>
      </w:r>
      <w:r>
        <w:rPr>
          <w:rStyle w:val="60"/>
        </w:rPr>
        <w:t>'SessionStrategy resolves an existing cookie to its principal'</w:t>
      </w:r>
      <w:r>
        <w:rPr>
          <w:rStyle w:val="82"/>
        </w:rPr>
        <w:t>)</w:t>
      </w:r>
      <w:r>
        <w:rPr>
          <w:rStyle w:val="72"/>
        </w:rPr>
        <w:t>;</w:t>
      </w:r>
    </w:p>
    <w:p w14:paraId="6E848A5A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SessionStrategy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这一条</w:t>
      </w:r>
      <w:r>
        <w:rPr>
          <w:b/>
          <w:bCs/>
        </w:rPr>
        <w:t xml:space="preserve"> todo</w:t>
      </w:r>
      <w:r>
        <w:t xml:space="preserve"> → </w:t>
      </w:r>
      <w:r>
        <w:rPr>
          <w:rFonts w:hint="eastAsia"/>
        </w:rPr>
        <w:t>由上面的</w:t>
      </w:r>
      <w:r>
        <w:t xml:space="preserve"> </w:t>
      </w:r>
      <w:r>
        <w:rPr>
          <w:rStyle w:val="48"/>
        </w:rPr>
        <w:t>sessionStrategy.ts</w:t>
      </w:r>
      <w:r>
        <w:t xml:space="preserve"> </w:t>
      </w:r>
      <w:r>
        <w:rPr>
          <w:rFonts w:hint="eastAsia"/>
        </w:rPr>
        <w:t>实现，底层靠</w:t>
      </w:r>
      <w:r>
        <w:t xml:space="preserve"> </w:t>
      </w:r>
      <w:r>
        <w:rPr>
          <w:rStyle w:val="48"/>
        </w:rPr>
        <w:t>accountRepo.findAuthSession</w:t>
      </w:r>
      <w:r>
        <w:rPr>
          <w:rFonts w:hint="eastAsia"/>
        </w:rPr>
        <w:t>。这是</w:t>
      </w:r>
      <w:r>
        <w:t xml:space="preserve"> Sprint 1 </w:t>
      </w:r>
      <w:r>
        <w:rPr>
          <w:rFonts w:hint="eastAsia"/>
        </w:rPr>
        <w:t>的范围（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原话：“陆一：</w:t>
      </w:r>
      <w:r>
        <w:t xml:space="preserve"> identity </w:t>
      </w:r>
      <w:r>
        <w:rPr>
          <w:rFonts w:hint="eastAsia"/>
        </w:rPr>
        <w:t>先把密码登录和</w:t>
      </w:r>
      <w:r>
        <w:t xml:space="preserve"> session </w:t>
      </w:r>
      <w:r>
        <w:rPr>
          <w:rFonts w:hint="eastAsia"/>
        </w:rPr>
        <w:t>两条路打通”）。</w:t>
      </w:r>
    </w:p>
    <w:p w14:paraId="2AC30C6D">
      <w:pPr>
        <w:pStyle w:val="24"/>
        <w:numPr>
          <w:ilvl w:val="0"/>
          <w:numId w:val="1"/>
        </w:numPr>
      </w:pPr>
      <w:r>
        <w:rPr>
          <w:rStyle w:val="48"/>
          <w:b/>
          <w:bCs/>
        </w:rPr>
        <w:t>GithubStrategy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这一条</w:t>
      </w:r>
      <w:r>
        <w:rPr>
          <w:b/>
          <w:bCs/>
        </w:rPr>
        <w:t xml:space="preserve"> todo</w:t>
      </w:r>
      <w:r>
        <w:t xml:space="preserve"> → </w:t>
      </w:r>
      <w:r>
        <w:rPr>
          <w:rFonts w:hint="eastAsia"/>
        </w:rPr>
        <w:t>由</w:t>
      </w:r>
      <w:r>
        <w:t xml:space="preserve"> </w:t>
      </w:r>
      <w:r>
        <w:rPr>
          <w:rStyle w:val="48"/>
        </w:rPr>
        <w:t>githubStrategy.ts</w:t>
      </w:r>
      <w:r>
        <w:t xml:space="preserve"> </w:t>
      </w:r>
      <w:r>
        <w:rPr>
          <w:rFonts w:hint="eastAsia"/>
        </w:rPr>
        <w:t>实现。</w:t>
      </w:r>
      <w:r>
        <w:rPr>
          <w:rStyle w:val="48"/>
        </w:rPr>
        <w:t>ONBOARDING.md</w:t>
      </w:r>
      <w:r>
        <w:t xml:space="preserve"> </w:t>
      </w:r>
      <w:r>
        <w:rPr>
          <w:rFonts w:hint="eastAsia"/>
        </w:rPr>
        <w:t>明确把这部分推迟到了</w:t>
      </w:r>
      <w:r>
        <w:t xml:space="preserve"> Sprint </w:t>
      </w:r>
      <w:r>
        <w:rPr>
          <w:rFonts w:hint="eastAsia"/>
        </w:rPr>
        <w:t>3（</w:t>
      </w:r>
      <w:r>
        <w:t xml:space="preserve">“OAuth </w:t>
      </w:r>
      <w:r>
        <w:rPr>
          <w:rFonts w:hint="eastAsia"/>
        </w:rPr>
        <w:t>留着</w:t>
      </w:r>
      <w:r>
        <w:t xml:space="preserve"> todo”</w:t>
      </w:r>
      <w:r>
        <w:rPr>
          <w:rFonts w:hint="eastAsia"/>
        </w:rPr>
        <w:t>）；在那之前保持</w:t>
      </w:r>
      <w:r>
        <w:t xml:space="preserve"> </w:t>
      </w:r>
      <w:r>
        <w:rPr>
          <w:rStyle w:val="48"/>
        </w:rPr>
        <w:t>it.todo</w:t>
      </w:r>
      <w:r>
        <w:t xml:space="preserve"> </w:t>
      </w:r>
      <w:r>
        <w:rPr>
          <w:rFonts w:hint="eastAsia"/>
        </w:rPr>
        <w:t>状态</w:t>
      </w:r>
      <w:r>
        <w:t xml:space="preserve"> </w:t>
      </w:r>
      <w:r>
        <w:rPr>
          <w:rFonts w:hint="eastAsia"/>
        </w:rPr>
        <w:t>不变。</w:t>
      </w:r>
    </w:p>
    <w:p w14:paraId="72737F2B">
      <w:pPr>
        <w:pStyle w:val="23"/>
      </w:pPr>
      <w:r>
        <w:rPr>
          <w:rStyle w:val="48"/>
        </w:rPr>
        <w:t>PasswordStrategy</w:t>
      </w:r>
      <w:r>
        <w:t xml:space="preserve"> </w:t>
      </w:r>
      <w:r>
        <w:rPr>
          <w:rFonts w:hint="eastAsia"/>
        </w:rPr>
        <w:t>目前没有对应的</w:t>
      </w:r>
      <w:r>
        <w:t xml:space="preserve"> </w:t>
      </w:r>
      <w:r>
        <w:rPr>
          <w:rStyle w:val="48"/>
        </w:rPr>
        <w:t>it.todo</w:t>
      </w:r>
      <w:r>
        <w:rPr>
          <w:rFonts w:hint="eastAsia"/>
        </w:rPr>
        <w:t>（现有测试里用的是一个只存在于测试文件</w:t>
      </w:r>
      <w:r>
        <w:t xml:space="preserve"> </w:t>
      </w:r>
      <w:r>
        <w:rPr>
          <w:rFonts w:hint="eastAsia"/>
        </w:rPr>
        <w:t>本地的</w:t>
      </w:r>
      <w:r>
        <w:t xml:space="preserve"> </w:t>
      </w:r>
      <w:r>
        <w:rPr>
          <w:rStyle w:val="48"/>
        </w:rPr>
        <w:t>PasswordStrategy</w:t>
      </w:r>
      <w:r>
        <w:rPr>
          <w:rFonts w:hint="eastAsia"/>
        </w:rPr>
        <w:t>）；Sprint</w:t>
      </w:r>
      <w:r>
        <w:t xml:space="preserve"> 1 </w:t>
      </w:r>
      <w:r>
        <w:rPr>
          <w:rFonts w:hint="eastAsia"/>
        </w:rPr>
        <w:t>要做的工作，就是把这个测试用的替身换成真正的</w:t>
      </w:r>
      <w:r>
        <w:t xml:space="preserve"> </w:t>
      </w:r>
      <w:r>
        <w:rPr>
          <w:rStyle w:val="48"/>
        </w:rPr>
        <w:t>passwordStrategy.ts</w:t>
      </w:r>
      <w:r>
        <w:rPr>
          <w:rFonts w:hint="eastAsia"/>
        </w:rPr>
        <w:t>，并给它补一份正式的测试。</w:t>
      </w:r>
    </w:p>
    <w:p w14:paraId="1E60DFA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8"/>
    <w:p w14:paraId="3BD6C716">
      <w:pPr>
        <w:pStyle w:val="2"/>
      </w:pPr>
      <w:bookmarkStart w:id="19" w:name="part-3-api-设计"/>
      <w:r>
        <w:t xml:space="preserve">Part 3 — API </w:t>
      </w:r>
      <w:r>
        <w:rPr>
          <w:rFonts w:hint="eastAsia"/>
        </w:rPr>
        <w:t>设计</w:t>
      </w:r>
    </w:p>
    <w:p w14:paraId="6A87C6CE">
      <w:pPr>
        <w:pStyle w:val="23"/>
      </w:pPr>
      <w:r>
        <w:rPr>
          <w:rFonts w:hint="eastAsia"/>
        </w:rPr>
        <w:t>采用</w:t>
      </w:r>
      <w:r>
        <w:t xml:space="preserve"> JSON over </w:t>
      </w:r>
      <w:r>
        <w:rPr>
          <w:rFonts w:hint="eastAsia"/>
        </w:rPr>
        <w:t>HTTP。具体用哪个服务端框架现在还没定（见</w:t>
      </w:r>
      <w:r>
        <w:t xml:space="preserve"> </w:t>
      </w:r>
      <w:r>
        <w:rPr>
          <w:rFonts w:hint="eastAsia"/>
        </w:rPr>
        <w:t>§1.3）——</w:t>
      </w:r>
      <w:r>
        <w:t xml:space="preserve"> </w:t>
      </w:r>
      <w:r>
        <w:rPr>
          <w:rFonts w:hint="eastAsia"/>
        </w:rPr>
        <w:t>这里给出的是</w:t>
      </w:r>
      <w:r>
        <w:t xml:space="preserve"> identity </w:t>
      </w:r>
      <w:r>
        <w:rPr>
          <w:rFonts w:hint="eastAsia"/>
        </w:rPr>
        <w:t>这边的前端页面在对照着设计的接口契约；真正接线要等</w:t>
      </w:r>
      <w:r>
        <w:t xml:space="preserve"> </w:t>
      </w:r>
      <w:r>
        <w:rPr>
          <w:rStyle w:val="48"/>
        </w:rPr>
        <w:t>core</w:t>
      </w:r>
      <w:r>
        <w:t xml:space="preserve"> </w:t>
      </w:r>
      <w:r>
        <w:rPr>
          <w:rFonts w:hint="eastAsia"/>
        </w:rPr>
        <w:t>那边把框架定下来。</w:t>
      </w:r>
    </w:p>
    <w:p w14:paraId="105D07CB">
      <w:pPr>
        <w:pStyle w:val="4"/>
      </w:pPr>
      <w:bookmarkStart w:id="20" w:name="cookie"/>
      <w:r>
        <w:t>3.1 Cookie</w:t>
      </w:r>
    </w:p>
    <w:p w14:paraId="02E1A3B6">
      <w:pPr>
        <w:pStyle w:val="23"/>
      </w:pPr>
      <w:r>
        <w:rPr>
          <w:rStyle w:val="48"/>
        </w:rPr>
        <w:t>lumen_session</w:t>
      </w:r>
      <w:r>
        <w:t xml:space="preserve"> —— httpOnly、</w:t>
      </w:r>
      <w:r>
        <w:rPr>
          <w:rStyle w:val="48"/>
        </w:rPr>
        <w:t>Secure</w:t>
      </w:r>
      <w:r>
        <w:t>、</w:t>
      </w:r>
      <w:r>
        <w:rPr>
          <w:rStyle w:val="48"/>
        </w:rPr>
        <w:t>SameSite=Lax</w:t>
      </w:r>
      <w:r>
        <w:rPr>
          <w:rFonts w:hint="eastAsia"/>
        </w:rPr>
        <w:t>，是一个不透明的</w:t>
      </w:r>
      <w:r>
        <w:t xml:space="preserve"> token </w:t>
      </w:r>
      <w:r>
        <w:rPr>
          <w:rFonts w:hint="eastAsia"/>
        </w:rPr>
        <w:t>（对应</w:t>
      </w:r>
      <w:r>
        <w:t xml:space="preserve"> </w:t>
      </w:r>
      <w:r>
        <w:rPr>
          <w:rStyle w:val="48"/>
        </w:rPr>
        <w:t>auth_sessions.token_hash</w:t>
      </w:r>
      <w:r>
        <w:rPr>
          <w:rFonts w:hint="eastAsia"/>
        </w:rPr>
        <w:t>）。登录/注册成功时下发，登出时清除。</w:t>
      </w:r>
    </w:p>
    <w:bookmarkEnd w:id="20"/>
    <w:p w14:paraId="2B5BA8F2">
      <w:pPr>
        <w:pStyle w:val="4"/>
      </w:pPr>
      <w:bookmarkStart w:id="21" w:name="统一错误格式提案-需要-pm-签字确认packagescontracts-已冻结"/>
      <w:r>
        <w:t xml:space="preserve">3.2 </w:t>
      </w:r>
      <w:r>
        <w:rPr>
          <w:rFonts w:hint="eastAsia"/>
        </w:rPr>
        <w:t>统一错误格式（提案</w:t>
      </w:r>
      <w:r>
        <w:t xml:space="preserve"> —— </w:t>
      </w:r>
      <w:r>
        <w:rPr>
          <w:rFonts w:hint="eastAsia"/>
        </w:rPr>
        <w:t>需要</w:t>
      </w:r>
      <w:r>
        <w:t xml:space="preserve"> PM </w:t>
      </w:r>
      <w:r>
        <w:rPr>
          <w:rFonts w:hint="eastAsia"/>
        </w:rPr>
        <w:t>签字确认，</w:t>
      </w:r>
      <w:r>
        <w:rPr>
          <w:rStyle w:val="48"/>
        </w:rPr>
        <w:t>packages/contracts</w:t>
      </w:r>
      <w:r>
        <w:t xml:space="preserve"> </w:t>
      </w:r>
      <w:r>
        <w:rPr>
          <w:rFonts w:hint="eastAsia"/>
        </w:rPr>
        <w:t>已冻结）</w:t>
      </w:r>
    </w:p>
    <w:p w14:paraId="445D9CBA">
      <w:pPr>
        <w:pStyle w:val="49"/>
      </w:pPr>
      <w:r>
        <w:rPr>
          <w:rStyle w:val="64"/>
        </w:rPr>
        <w:t>// Proposed addition to packages/contracts, not assumed as already agreed.</w:t>
      </w:r>
      <w:r>
        <w:br w:type="textWrapping"/>
      </w:r>
      <w:r>
        <w:rPr>
          <w:rStyle w:val="52"/>
        </w:rPr>
        <w:t>interface</w:t>
      </w:r>
      <w:r>
        <w:rPr>
          <w:rStyle w:val="82"/>
        </w:rPr>
        <w:t xml:space="preserve"> ApiError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readonly</w:t>
      </w:r>
      <w:r>
        <w:rPr>
          <w:rStyle w:val="82"/>
        </w:rPr>
        <w:t xml:space="preserve"> error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machine-readable, e.g. "invalid_credentials"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readonly</w:t>
      </w:r>
      <w:r>
        <w:rPr>
          <w:rStyle w:val="82"/>
        </w:rPr>
        <w:t xml:space="preserve"> 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human-readable</w:t>
      </w:r>
      <w:r>
        <w:br w:type="textWrapping"/>
      </w:r>
      <w:r>
        <w:rPr>
          <w:rStyle w:val="82"/>
        </w:rPr>
        <w:t>}</w:t>
      </w:r>
    </w:p>
    <w:p w14:paraId="6371DCAB">
      <w:pPr>
        <w:pStyle w:val="23"/>
      </w:pPr>
      <w:r>
        <w:rPr>
          <w:rFonts w:hint="eastAsia"/>
        </w:rPr>
        <w:t>下面任何一个可能失败的接口，出错时都返回这个格式，配上对应的</w:t>
      </w:r>
      <w:r>
        <w:t xml:space="preserve"> 4xx/5xx </w:t>
      </w:r>
      <w:r>
        <w:rPr>
          <w:rFonts w:hint="eastAsia"/>
        </w:rPr>
        <w:t>状态码。</w:t>
      </w:r>
    </w:p>
    <w:p w14:paraId="00009030">
      <w:pPr>
        <w:pStyle w:val="23"/>
        <w:rPr>
          <w:ins w:id="9030" w:author="Claude" w:date="2026-09-07T00:00:00Z"/>
        </w:rPr>
      </w:pPr>
      <w:ins w:id="9031" w:author="Claude" w:date="2026-09-07T00:00:00Z">
        <w:r>
          <w:rPr>
            <w:rFonts w:hint="eastAsia"/>
            <w:b/>
            <w:bCs/>
          </w:rPr>
          <w:t>2026-09-07 更新：查到了实际会用的错误格式，跟上面这份提案对不上。</w:t>
        </w:r>
      </w:ins>
      <w:ins w:id="9032" w:author="Claude" w:date="2026-09-07T00:00:00Z">
        <w:r>
          <w:rPr>
            <w:rFonts w:hint="eastAsia"/>
          </w:rPr>
          <w:t>已经确定要用（但还没合并进 main）的核心实现在</w:t>
        </w:r>
      </w:ins>
      <w:ins w:id="9033" w:author="Claude" w:date="2026-09-07T00:00:00Z">
        <w:r>
          <w:rPr>
            <w:rStyle w:val="48"/>
          </w:rPr>
          <w:t>core/http-fastify</w:t>
        </w:r>
      </w:ins>
      <w:ins w:id="9034" w:author="Claude" w:date="2026-09-07T00:00:00Z">
        <w:r>
          <w:rPr>
            <w:rFonts w:hint="eastAsia"/>
          </w:rPr>
          <w:t xml:space="preserve"> 分支（PR #5）：</w:t>
        </w:r>
      </w:ins>
      <w:ins w:id="9035" w:author="Claude" w:date="2026-09-07T00:00:00Z">
        <w:r>
          <w:rPr>
            <w:rStyle w:val="48"/>
          </w:rPr>
          <w:t>httpError.ts</w:t>
        </w:r>
      </w:ins>
      <w:ins w:id="9036" w:author="Claude" w:date="2026-09-07T00:00:00Z">
        <w:r>
          <w:rPr>
            <w:rFonts w:hint="eastAsia"/>
          </w:rPr>
          <w:t xml:space="preserve"> 里是一个 </w:t>
        </w:r>
      </w:ins>
      <w:ins w:id="9037" w:author="Claude" w:date="2026-09-07T00:00:00Z">
        <w:r>
          <w:rPr>
            <w:rStyle w:val="48"/>
          </w:rPr>
          <w:t>HttpError</w:t>
        </w:r>
      </w:ins>
      <w:ins w:id="9038" w:author="Claude" w:date="2026-09-07T00:00:00Z">
        <w:r>
          <w:rPr>
            <w:rFonts w:hint="eastAsia"/>
          </w:rPr>
          <w:t xml:space="preserve"> 类，配 </w:t>
        </w:r>
      </w:ins>
      <w:ins w:id="9039" w:author="Claude" w:date="2026-09-07T00:00:00Z">
        <w:r>
          <w:rPr>
            <w:rStyle w:val="48"/>
          </w:rPr>
          <w:t>badRequest()/unauthorized()/forbidden()/notFound()</w:t>
        </w:r>
      </w:ins>
      <w:ins w:id="9040" w:author="Claude" w:date="2026-09-07T00:00:00Z">
        <w:r>
          <w:rPr>
            <w:rFonts w:hint="eastAsia"/>
          </w:rPr>
          <w:t xml:space="preserve"> 四个工厂函数（对应 400/401/403/404），返回体固定是 </w:t>
        </w:r>
      </w:ins>
      <w:ins w:id="9041" w:author="Claude" w:date="2026-09-07T00:00:00Z">
        <w:r>
          <w:rPr>
            <w:rStyle w:val="48"/>
          </w:rPr>
          <w:t>{ error: string }</w:t>
        </w:r>
      </w:ins>
      <w:ins w:id="9042" w:author="Claude" w:date="2026-09-07T00:00:00Z">
        <w:r>
          <w:rPr>
            <w:rFonts w:hint="eastAsia"/>
          </w:rPr>
          <w:t xml:space="preserve">——</w:t>
        </w:r>
      </w:ins>
      <w:ins w:id="9043" w:author="Claude" w:date="2026-09-07T00:00:00Z">
        <w:r>
          <w:rPr>
            <w:rStyle w:val="48"/>
          </w:rPr>
          <w:t>error</w:t>
        </w:r>
      </w:ins>
      <w:ins w:id="9044" w:author="Claude" w:date="2026-09-07T00:00:00Z">
        <w:r>
          <w:rPr>
            <w:rFonts w:hint="eastAsia"/>
          </w:rPr>
          <w:t>这个字段装的就是人读的那句话，没有单独的机器可读错误码字段。上面这份提案里 error 当代码、message 当人话的两字段设计，和实际实现对不上：要么把这一节改成贴着已有的一个字段走，要么正式向 ZIYANG 提这个改动（httpError.ts 属于 core，冻结区，改动要走评审）。这条还没定，先记在这，别直接删掉上面的提案。</w:t>
        </w:r>
      </w:ins>
    </w:p>
    <w:bookmarkEnd w:id="21"/>
    <w:p w14:paraId="7942B881">
      <w:pPr>
        <w:pStyle w:val="4"/>
      </w:pPr>
      <w:bookmarkStart w:id="22" w:name="接口列表"/>
      <w:r>
        <w:t xml:space="preserve">3.3 </w:t>
      </w:r>
      <w:r>
        <w:rPr>
          <w:rFonts w:hint="eastAsia"/>
        </w:rPr>
        <w:t>接口列表</w:t>
      </w:r>
    </w:p>
    <w:p w14:paraId="14DA18F5">
      <w:pPr>
        <w:pStyle w:val="5"/>
      </w:pPr>
      <w:bookmarkStart w:id="23" w:name="post-apiauthsignup"/>
      <w:r>
        <w:rPr>
          <w:rStyle w:val="48"/>
        </w:rPr>
        <w:t>POST /api/auth/signup</w:t>
      </w:r>
    </w:p>
    <w:p w14:paraId="2E89B39E">
      <w:pPr>
        <w:pStyle w:val="23"/>
      </w:pPr>
      <w:r>
        <w:rPr>
          <w:rFonts w:hint="eastAsia"/>
        </w:rPr>
        <w:t>用邮箱+密码创建一个账号。</w:t>
      </w:r>
    </w:p>
    <w:p w14:paraId="59956265">
      <w:pPr>
        <w:pStyle w:val="49"/>
      </w:pPr>
      <w:r>
        <w:rPr>
          <w:rStyle w:val="64"/>
        </w:rPr>
        <w:t>// request</w:t>
      </w:r>
      <w:r>
        <w:br w:type="textWrapping"/>
      </w:r>
      <w:r>
        <w:rPr>
          <w:rStyle w:val="82"/>
        </w:rPr>
        <w:t>{ 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displayName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}</w:t>
      </w:r>
      <w:r>
        <w:br w:type="textWrapping"/>
      </w:r>
      <w:r>
        <w:rPr>
          <w:rStyle w:val="64"/>
        </w:rPr>
        <w:t>// 201</w:t>
      </w:r>
      <w:r>
        <w:br w:type="textWrapping"/>
      </w:r>
      <w:r>
        <w:rPr>
          <w:rStyle w:val="82"/>
        </w:rPr>
        <w:t>{ principal</w:t>
      </w:r>
      <w:r>
        <w:rPr>
          <w:rStyle w:val="72"/>
        </w:rPr>
        <w:t>:</w:t>
      </w:r>
      <w:r>
        <w:rPr>
          <w:rStyle w:val="82"/>
        </w:rPr>
        <w:t xml:space="preserve"> Principal }              </w:t>
      </w:r>
      <w:r>
        <w:rPr>
          <w:rStyle w:val="64"/>
        </w:rPr>
        <w:t>// + Set-Cookie: lumen_session</w:t>
      </w:r>
      <w:r>
        <w:br w:type="textWrapping"/>
      </w:r>
      <w:r>
        <w:rPr>
          <w:rStyle w:val="64"/>
        </w:rPr>
        <w:t>// 409 { error: 'email_taken', message: string }</w:t>
      </w:r>
    </w:p>
    <w:bookmarkEnd w:id="23"/>
    <w:p w14:paraId="60D62E9A">
      <w:pPr>
        <w:pStyle w:val="5"/>
      </w:pPr>
      <w:bookmarkStart w:id="24" w:name="post-apiauthlogin"/>
      <w:r>
        <w:rPr>
          <w:rStyle w:val="48"/>
        </w:rPr>
        <w:t>POST /api/auth/login</w:t>
      </w:r>
    </w:p>
    <w:p w14:paraId="76324EAA">
      <w:pPr>
        <w:pStyle w:val="49"/>
      </w:pPr>
      <w:r>
        <w:rPr>
          <w:rStyle w:val="64"/>
        </w:rPr>
        <w:t>// request — one of:</w:t>
      </w:r>
      <w:r>
        <w:br w:type="textWrapping"/>
      </w:r>
      <w:r>
        <w:rPr>
          <w:rStyle w:val="82"/>
        </w:rPr>
        <w:t>{ kind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'password'</w:t>
      </w:r>
      <w:r>
        <w:rPr>
          <w:rStyle w:val="72"/>
        </w:rPr>
        <w:t>;</w:t>
      </w:r>
      <w:r>
        <w:rPr>
          <w:rStyle w:val="82"/>
        </w:rPr>
        <w:t xml:space="preserve"> 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>{ kind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'session'</w:t>
      </w:r>
      <w:r>
        <w:rPr>
          <w:rStyle w:val="82"/>
        </w:rPr>
        <w:t xml:space="preserve"> }                   </w:t>
      </w:r>
      <w:r>
        <w:rPr>
          <w:rStyle w:val="64"/>
        </w:rPr>
        <w:t>// reads existing lumen_session cookie</w:t>
      </w:r>
      <w:r>
        <w:br w:type="textWrapping"/>
      </w:r>
      <w:r>
        <w:rPr>
          <w:rStyle w:val="64"/>
        </w:rPr>
        <w:t>// 200</w:t>
      </w:r>
      <w:r>
        <w:br w:type="textWrapping"/>
      </w:r>
      <w:r>
        <w:rPr>
          <w:rStyle w:val="82"/>
        </w:rPr>
        <w:t>{ principal</w:t>
      </w:r>
      <w:r>
        <w:rPr>
          <w:rStyle w:val="72"/>
        </w:rPr>
        <w:t>:</w:t>
      </w:r>
      <w:r>
        <w:rPr>
          <w:rStyle w:val="82"/>
        </w:rPr>
        <w:t xml:space="preserve"> Principal }              </w:t>
      </w:r>
      <w:r>
        <w:rPr>
          <w:rStyle w:val="64"/>
        </w:rPr>
        <w:t>// + Set-Cookie: lumen_session (refreshed)</w:t>
      </w:r>
      <w:r>
        <w:br w:type="textWrapping"/>
      </w:r>
      <w:r>
        <w:rPr>
          <w:rStyle w:val="64"/>
        </w:rPr>
        <w:t>// 401 { error: 'invalid_credentials', message: string }</w:t>
      </w:r>
    </w:p>
    <w:p w14:paraId="5B06B027">
      <w:pPr>
        <w:pStyle w:val="23"/>
      </w:pPr>
      <w:r>
        <w:rPr>
          <w:rFonts w:hint="eastAsia"/>
        </w:rPr>
        <w:t>底层调用</w:t>
      </w:r>
      <w:r>
        <w:t xml:space="preserve"> </w:t>
      </w:r>
      <w:r>
        <w:rPr>
          <w:rStyle w:val="48"/>
        </w:rPr>
        <w:t>ProductionAuthFlow.authenticate({ kind, payload })</w:t>
      </w:r>
      <w:r>
        <w:rPr>
          <w:rFonts w:hint="eastAsia"/>
        </w:rPr>
        <w:t>；这个接口不接受</w:t>
      </w:r>
      <w:r>
        <w:t xml:space="preserve"> </w:t>
      </w:r>
      <w:r>
        <w:rPr>
          <w:rStyle w:val="48"/>
        </w:rPr>
        <w:t>kind: 'github'</w:t>
      </w:r>
      <w:r>
        <w:t xml:space="preserve"> / </w:t>
      </w:r>
      <w:r>
        <w:rPr>
          <w:rStyle w:val="48"/>
        </w:rPr>
        <w:t>'google'</w:t>
      </w:r>
      <w:r>
        <w:t xml:space="preserve"> —— OAuth </w:t>
      </w:r>
      <w:r>
        <w:rPr>
          <w:rFonts w:hint="eastAsia"/>
        </w:rPr>
        <w:t>走下面单独的</w:t>
      </w:r>
      <w:r>
        <w:t xml:space="preserve"> start/callback </w:t>
      </w:r>
      <w:r>
        <w:rPr>
          <w:rFonts w:hint="eastAsia"/>
        </w:rPr>
        <w:t>这一对接口，</w:t>
      </w:r>
      <w:r>
        <w:t xml:space="preserve"> </w:t>
      </w:r>
      <w:r>
        <w:rPr>
          <w:rFonts w:hint="eastAsia"/>
        </w:rPr>
        <w:t>因为它需要走跳转（redirect），不是一次简单的</w:t>
      </w:r>
      <w:r>
        <w:t xml:space="preserve"> JSON </w:t>
      </w:r>
      <w:r>
        <w:rPr>
          <w:rFonts w:hint="eastAsia"/>
        </w:rPr>
        <w:t>请求/响应。</w:t>
      </w:r>
    </w:p>
    <w:bookmarkEnd w:id="24"/>
    <w:p w14:paraId="5FC04D0A">
      <w:pPr>
        <w:pStyle w:val="5"/>
      </w:pPr>
      <w:bookmarkStart w:id="25" w:name="get-apiauthoauthgithubstart"/>
      <w:r>
        <w:rPr>
          <w:rStyle w:val="48"/>
        </w:rPr>
        <w:t>GET /api/auth/oauth/github/start</w:t>
      </w:r>
    </w:p>
    <w:p w14:paraId="3C20B99C">
      <w:pPr>
        <w:pStyle w:val="23"/>
      </w:pPr>
      <w:r>
        <w:t xml:space="preserve">302 </w:t>
      </w:r>
      <w:r>
        <w:rPr>
          <w:rFonts w:hint="eastAsia"/>
        </w:rPr>
        <w:t>跳转到</w:t>
      </w:r>
      <w:r>
        <w:t xml:space="preserve"> GitHub </w:t>
      </w:r>
      <w:r>
        <w:rPr>
          <w:rFonts w:hint="eastAsia"/>
        </w:rPr>
        <w:t>的</w:t>
      </w:r>
      <w:r>
        <w:t xml:space="preserve"> OAuth </w:t>
      </w:r>
      <w:r>
        <w:rPr>
          <w:rFonts w:hint="eastAsia"/>
        </w:rPr>
        <w:t>授权页面（</w:t>
      </w:r>
      <w:r>
        <w:rPr>
          <w:rStyle w:val="48"/>
        </w:rPr>
        <w:t>GITHUB_OAUTH_CLIENT_ID</w:t>
      </w:r>
      <w:r>
        <w:t xml:space="preserve"> </w:t>
      </w:r>
      <w:r>
        <w:rPr>
          <w:rFonts w:hint="eastAsia"/>
        </w:rPr>
        <w:t>取自</w:t>
      </w:r>
      <w:r>
        <w:t xml:space="preserve"> </w:t>
      </w:r>
      <w:r>
        <w:rPr>
          <w:rStyle w:val="48"/>
        </w:rPr>
        <w:t>.env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只申请已验证邮箱这一个</w:t>
      </w:r>
      <w:r>
        <w:t xml:space="preserve"> </w:t>
      </w:r>
      <w:r>
        <w:rPr>
          <w:rFonts w:hint="eastAsia"/>
        </w:rPr>
        <w:t>scope）。</w:t>
      </w:r>
    </w:p>
    <w:bookmarkEnd w:id="25"/>
    <w:p w14:paraId="65B0FF74">
      <w:pPr>
        <w:pStyle w:val="5"/>
      </w:pPr>
      <w:bookmarkStart w:id="26" w:name="get-apiauthoauthgithubcallbackcode..."/>
      <w:r>
        <w:rPr>
          <w:rStyle w:val="48"/>
        </w:rPr>
        <w:t>GET /api/auth/oauth/github/callback?code=...</w:t>
      </w:r>
    </w:p>
    <w:p w14:paraId="0A4800CC">
      <w:pPr>
        <w:pStyle w:val="49"/>
      </w:pPr>
      <w:r>
        <w:rPr>
          <w:rStyle w:val="64"/>
        </w:rPr>
        <w:t>// 302 redirect to app (home or /admin) on success, + Set-Cookie: lumen_session</w:t>
      </w:r>
      <w:r>
        <w:br w:type="textWrapping"/>
      </w:r>
      <w:r>
        <w:rPr>
          <w:rStyle w:val="64"/>
        </w:rPr>
        <w:t>// 401 redirect to /signin?error=oauth_failed on failure</w:t>
      </w:r>
    </w:p>
    <w:p w14:paraId="371810AF">
      <w:pPr>
        <w:pStyle w:val="23"/>
      </w:pPr>
      <w:r>
        <w:rPr>
          <w:rFonts w:hint="eastAsia"/>
        </w:rPr>
        <w:t>底层调用</w:t>
      </w:r>
      <w:r>
        <w:t xml:space="preserve"> </w:t>
      </w:r>
      <w:r>
        <w:rPr>
          <w:rStyle w:val="48"/>
        </w:rPr>
        <w:t>authenticate({ kind: 'github', payload: { code } })</w:t>
      </w:r>
      <w:r>
        <w:t>。</w:t>
      </w:r>
    </w:p>
    <w:bookmarkEnd w:id="26"/>
    <w:p w14:paraId="502A91E5">
      <w:pPr>
        <w:pStyle w:val="5"/>
      </w:pPr>
      <w:bookmarkStart w:id="27" w:name="Xab2188bc4c714443d106189ca0eedf60f22aafd"/>
      <w:r>
        <w:rPr>
          <w:rStyle w:val="48"/>
        </w:rPr>
        <w:t>GET /api/auth/oauth/google/start</w:t>
      </w:r>
      <w:r>
        <w:t xml:space="preserve"> / </w:t>
      </w:r>
      <w:r>
        <w:rPr>
          <w:rStyle w:val="48"/>
        </w:rPr>
        <w:t>GET /api/auth/oauth/google/callback?code=...</w:t>
      </w:r>
    </w:p>
    <w:p w14:paraId="3F63A2AB">
      <w:pPr>
        <w:pStyle w:val="23"/>
      </w:pPr>
      <w:r>
        <w:rPr>
          <w:rFonts w:hint="eastAsia"/>
        </w:rPr>
        <w:t>跟</w:t>
      </w:r>
      <w:r>
        <w:t xml:space="preserve"> GitHub </w:t>
      </w:r>
      <w:r>
        <w:rPr>
          <w:rFonts w:hint="eastAsia"/>
        </w:rPr>
        <w:t>那一对接口结构一样，换成</w:t>
      </w:r>
      <w:r>
        <w:t xml:space="preserve"> </w:t>
      </w:r>
      <w:r>
        <w:rPr>
          <w:rStyle w:val="48"/>
        </w:rPr>
        <w:t>GOOGLE_OAUTH_CLIENT_ID</w:t>
      </w:r>
      <w:r>
        <w:t>/</w:t>
      </w:r>
      <w:r>
        <w:rPr>
          <w:rStyle w:val="48"/>
        </w:rPr>
        <w:t>GOOGLE_OAUTH_CLIENT_SECRET</w:t>
      </w:r>
      <w:r>
        <w:t>。</w:t>
      </w:r>
    </w:p>
    <w:bookmarkEnd w:id="27"/>
    <w:p w14:paraId="2E0346A4">
      <w:pPr>
        <w:pStyle w:val="5"/>
      </w:pPr>
      <w:bookmarkStart w:id="28" w:name="post-apiauthlogout"/>
      <w:r>
        <w:rPr>
          <w:rStyle w:val="48"/>
        </w:rPr>
        <w:t>POST /api/auth/logout</w:t>
      </w:r>
    </w:p>
    <w:p w14:paraId="2ADC38AD">
      <w:pPr>
        <w:pStyle w:val="49"/>
      </w:pPr>
      <w:r>
        <w:rPr>
          <w:rStyle w:val="64"/>
        </w:rPr>
        <w:t>// 204, clears lumen_session cookie and its auth_sessions row</w:t>
      </w:r>
    </w:p>
    <w:bookmarkEnd w:id="28"/>
    <w:p w14:paraId="6BBC525E">
      <w:pPr>
        <w:pStyle w:val="5"/>
      </w:pPr>
      <w:bookmarkStart w:id="29" w:name="get-apiauthme"/>
      <w:r>
        <w:rPr>
          <w:rStyle w:val="48"/>
        </w:rPr>
        <w:t>GET /api/auth/me</w:t>
      </w:r>
    </w:p>
    <w:p w14:paraId="5E80259F">
      <w:pPr>
        <w:pStyle w:val="23"/>
      </w:pP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SessionStrategy</w:t>
      </w:r>
      <w:r>
        <w:t xml:space="preserve"> </w:t>
      </w:r>
      <w:r>
        <w:rPr>
          <w:rFonts w:hint="eastAsia"/>
        </w:rPr>
        <w:t>校验当前</w:t>
      </w:r>
      <w:r>
        <w:t xml:space="preserve"> cookie —— </w:t>
      </w:r>
      <w:r>
        <w:rPr>
          <w:rFonts w:hint="eastAsia"/>
        </w:rPr>
        <w:t>前端页面加载时就是靠这个接口判断</w:t>
      </w:r>
      <w:r>
        <w:t xml:space="preserve"> </w:t>
      </w:r>
      <w:r>
        <w:rPr>
          <w:rFonts w:hint="eastAsia"/>
        </w:rPr>
        <w:t>“我是不是已经登录了”，也是</w:t>
      </w:r>
      <w:r>
        <w:t xml:space="preserve"> §1.5 </w:t>
      </w:r>
      <w:r>
        <w:rPr>
          <w:rFonts w:hint="eastAsia"/>
        </w:rPr>
        <w:t>里”按角色跳转</w:t>
      </w:r>
      <w:r>
        <w:t xml:space="preserve"> </w:t>
      </w:r>
      <w:r>
        <w:rPr>
          <w:rFonts w:hint="eastAsia"/>
        </w:rPr>
        <w:t>/admin”这条逻辑读取数据的地方。</w:t>
      </w:r>
    </w:p>
    <w:p w14:paraId="04D6636B">
      <w:pPr>
        <w:pStyle w:val="49"/>
      </w:pPr>
      <w:r>
        <w:rPr>
          <w:rStyle w:val="64"/>
        </w:rPr>
        <w:t>// 200 { principal: Principal } | 401 { error: 'not_authenticated', message: string }</w:t>
      </w:r>
    </w:p>
    <w:bookmarkEnd w:id="29"/>
    <w:p w14:paraId="6B64C3C5">
      <w:pPr>
        <w:pStyle w:val="5"/>
      </w:pPr>
      <w:bookmarkStart w:id="30" w:name="get-apiaccount"/>
      <w:r>
        <w:rPr>
          <w:rStyle w:val="48"/>
        </w:rPr>
        <w:t>GET /api/account</w:t>
      </w:r>
    </w:p>
    <w:p w14:paraId="723C8102">
      <w:pPr>
        <w:pStyle w:val="49"/>
      </w:pPr>
      <w:r>
        <w:rPr>
          <w:rStyle w:val="64"/>
        </w:rPr>
        <w:t>// 200 { accountId: string; email: string; displayName: string; role: 'user' | 'staff' }</w:t>
      </w:r>
      <w:r>
        <w:br w:type="textWrapping"/>
      </w:r>
      <w:r>
        <w:rPr>
          <w:rStyle w:val="64"/>
        </w:rPr>
        <w:t>// 401 (no session)</w:t>
      </w:r>
    </w:p>
    <w:bookmarkEnd w:id="30"/>
    <w:p w14:paraId="227EDE69">
      <w:pPr>
        <w:pStyle w:val="5"/>
      </w:pPr>
      <w:bookmarkStart w:id="31" w:name="patch-apiaccount"/>
      <w:r>
        <w:rPr>
          <w:rStyle w:val="48"/>
        </w:rPr>
        <w:t>PATCH /api/account</w:t>
      </w:r>
    </w:p>
    <w:p w14:paraId="0A5A4296">
      <w:pPr>
        <w:pStyle w:val="49"/>
      </w:pPr>
      <w:r>
        <w:rPr>
          <w:rStyle w:val="64"/>
        </w:rPr>
        <w:t>// request (all optional)</w:t>
      </w:r>
      <w:r>
        <w:br w:type="textWrapping"/>
      </w:r>
      <w:r>
        <w:rPr>
          <w:rStyle w:val="82"/>
        </w:rPr>
        <w:t>{ displayName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email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}</w:t>
      </w:r>
      <w:r>
        <w:br w:type="textWrapping"/>
      </w:r>
      <w:r>
        <w:rPr>
          <w:rStyle w:val="64"/>
        </w:rPr>
        <w:t>// 200 { accountId, email, displayName, role }</w:t>
      </w:r>
      <w:r>
        <w:br w:type="textWrapping"/>
      </w:r>
      <w:r>
        <w:rPr>
          <w:rStyle w:val="64"/>
        </w:rPr>
        <w:t>// 409 { error: 'email_taken', message: string }  // if email changed to one in use</w:t>
      </w:r>
    </w:p>
    <w:bookmarkEnd w:id="31"/>
    <w:p w14:paraId="136E848B">
      <w:pPr>
        <w:pStyle w:val="5"/>
      </w:pPr>
      <w:bookmarkStart w:id="32" w:name="post-apiaccountpassword"/>
      <w:r>
        <w:rPr>
          <w:rStyle w:val="48"/>
        </w:rPr>
        <w:t>POST /api/account/password</w:t>
      </w:r>
    </w:p>
    <w:p w14:paraId="01F5FCFA">
      <w:pPr>
        <w:pStyle w:val="49"/>
      </w:pPr>
      <w:r>
        <w:rPr>
          <w:rStyle w:val="64"/>
        </w:rPr>
        <w:t>// request</w:t>
      </w:r>
      <w:r>
        <w:br w:type="textWrapping"/>
      </w:r>
      <w:r>
        <w:rPr>
          <w:rStyle w:val="82"/>
        </w:rPr>
        <w:t>{ currentPassword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rPr>
          <w:rStyle w:val="82"/>
        </w:rPr>
        <w:t xml:space="preserve"> newPassword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}</w:t>
      </w:r>
      <w:r>
        <w:br w:type="textWrapping"/>
      </w:r>
      <w:r>
        <w:rPr>
          <w:rStyle w:val="64"/>
        </w:rPr>
        <w:t>// 204</w:t>
      </w:r>
      <w:r>
        <w:br w:type="textWrapping"/>
      </w:r>
      <w:r>
        <w:rPr>
          <w:rStyle w:val="64"/>
        </w:rPr>
        <w:t>// 401 { error: 'invalid_credentials', message: string }  // wrong currentPassword</w:t>
      </w:r>
    </w:p>
    <w:bookmarkEnd w:id="32"/>
    <w:p w14:paraId="14DF2E37">
      <w:pPr>
        <w:pStyle w:val="5"/>
      </w:pPr>
      <w:bookmarkStart w:id="33" w:name="X08d1c639ae5b26c4715206dad15fc5543adbddc"/>
      <w:r>
        <w:rPr>
          <w:rStyle w:val="48"/>
        </w:rPr>
        <w:t>POST /api/auth/password/forgot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POST /api/auth/password/reset</w:t>
      </w:r>
    </w:p>
    <w:p w14:paraId="6615021A">
      <w:pPr>
        <w:pStyle w:val="49"/>
      </w:pPr>
      <w:r>
        <w:rPr>
          <w:rStyle w:val="64"/>
        </w:rPr>
        <w:t>// forgot: { email: string } -&gt; 204 always (don't leak whether the email exists)</w:t>
      </w:r>
      <w:r>
        <w:br w:type="textWrapping"/>
      </w:r>
      <w:r>
        <w:rPr>
          <w:rStyle w:val="64"/>
        </w:rPr>
        <w:t>// reset:  { token: string; newPassword: string } -&gt; 204 | 400 { error: 'invalid_or_expired_token' }</w:t>
      </w:r>
    </w:p>
    <w:p w14:paraId="3C08CD33">
      <w:pPr>
        <w:pStyle w:val="23"/>
      </w:pPr>
      <w:r>
        <w:rPr>
          <w:rFonts w:hint="eastAsia"/>
          <w:b/>
          <w:bCs/>
        </w:rPr>
        <w:t>目前卡在一个缺失的模块上。</w:t>
      </w:r>
      <w:r>
        <w:t xml:space="preserve"> Project Proposal </w:t>
      </w:r>
      <w:r>
        <w:rPr>
          <w:rFonts w:hint="eastAsia"/>
        </w:rPr>
        <w:t>自己的用例表（§6.1）把</w:t>
      </w:r>
      <w:r>
        <w:t xml:space="preserve"> UC1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后端模块写成</w:t>
      </w:r>
      <w:r>
        <w:t xml:space="preserve"> “identity, </w:t>
      </w:r>
      <w:r>
        <w:rPr>
          <w:b/>
          <w:bCs/>
        </w:rPr>
        <w:t>email</w:t>
      </w:r>
      <w:r>
        <w:t>”</w:t>
      </w:r>
      <w:r>
        <w:rPr>
          <w:rFonts w:hint="eastAsia"/>
        </w:rPr>
        <w:t>，但仓库里目前还没有任何</w:t>
      </w:r>
      <w:r>
        <w:t xml:space="preserve"> </w:t>
      </w:r>
      <w:r>
        <w:rPr>
          <w:rStyle w:val="48"/>
        </w:rPr>
        <w:t>modules/email</w:t>
      </w:r>
      <w:r>
        <w:t xml:space="preserve"> </w:t>
      </w:r>
      <w:r>
        <w:rPr>
          <w:rFonts w:hint="eastAsia"/>
        </w:rPr>
        <w:t>（见</w:t>
      </w:r>
      <w:r>
        <w:t xml:space="preserve"> </w:t>
      </w:r>
      <w:r>
        <w:rPr>
          <w:rFonts w:hint="eastAsia"/>
        </w:rPr>
        <w:t>§1.1/§1.6）。这两个接口就是照着这个模块未来会存在的样子设计的</w:t>
      </w:r>
      <w:r>
        <w:t xml:space="preserve"> —— </w:t>
      </w:r>
      <w:r>
        <w:rPr>
          <w:rFonts w:hint="eastAsia"/>
        </w:rPr>
        <w:t>具体实现</w:t>
      </w:r>
      <w:r>
        <w:t xml:space="preserve"> </w:t>
      </w:r>
      <w:r>
        <w:rPr>
          <w:rFonts w:hint="eastAsia"/>
        </w:rPr>
        <w:t>要等它被搭出来、并且有人认领之后才能开始。</w:t>
      </w:r>
    </w:p>
    <w:bookmarkEnd w:id="22"/>
    <w:bookmarkEnd w:id="33"/>
    <w:p w14:paraId="46688AD1">
      <w:pPr>
        <w:pStyle w:val="4"/>
      </w:pPr>
      <w:bookmarkStart w:id="34" w:name="参考principal-类型"/>
      <w:r>
        <w:t xml:space="preserve">3.4 </w:t>
      </w:r>
      <w:r>
        <w:rPr>
          <w:rFonts w:hint="eastAsia"/>
        </w:rPr>
        <w:t>参考：</w:t>
      </w:r>
      <w:r>
        <w:rPr>
          <w:rStyle w:val="48"/>
        </w:rPr>
        <w:t>Principal</w:t>
      </w:r>
      <w:r>
        <w:t xml:space="preserve"> </w:t>
      </w:r>
      <w:r>
        <w:rPr>
          <w:rFonts w:hint="eastAsia"/>
        </w:rPr>
        <w:t>类型</w:t>
      </w:r>
    </w:p>
    <w:p w14:paraId="4C865386">
      <w:pPr>
        <w:pStyle w:val="23"/>
      </w:pPr>
      <w:r>
        <w:rPr>
          <w:rFonts w:hint="eastAsia"/>
        </w:rPr>
        <w:t>已经定义在（归</w:t>
      </w:r>
      <w:r>
        <w:t xml:space="preserve"> core </w:t>
      </w:r>
      <w:r>
        <w:rPr>
          <w:rFonts w:hint="eastAsia"/>
        </w:rPr>
        <w:t>所有的）</w:t>
      </w:r>
      <w:r>
        <w:rPr>
          <w:rStyle w:val="48"/>
        </w:rPr>
        <w:t>core/http/authGuard.ts</w:t>
      </w:r>
      <w:r>
        <w:t xml:space="preserve"> </w:t>
      </w:r>
      <w:r>
        <w:rPr>
          <w:rFonts w:hint="eastAsia"/>
        </w:rPr>
        <w:t>里：</w:t>
      </w:r>
    </w:p>
    <w:p w14:paraId="5F97E541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Principal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readonly</w:t>
      </w:r>
      <w:r>
        <w:rPr>
          <w:rStyle w:val="82"/>
        </w:rPr>
        <w:t xml:space="preserve"> accountId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readonly</w:t>
      </w:r>
      <w:r>
        <w:rPr>
          <w:rStyle w:val="82"/>
        </w:rPr>
        <w:t xml:space="preserve"> role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'user'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60"/>
        </w:rPr>
        <w:t>'staff'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19"/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AFB4A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2750</Words>
  <Characters>5803</Characters>
  <Lines>12</Lines>
  <Paragraphs>8</Paragraphs>
  <TotalTime>213</TotalTime>
  <ScaleCrop>false</ScaleCrop>
  <LinksUpToDate>false</LinksUpToDate>
  <CharactersWithSpaces>6805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2026-09-06T08:45:00Z</dcterms:created>
  <dc:creator>y</dc:creator>
  <cp:lastModifiedBy>y</cp:lastModifiedBy>
  <dcterms:modified xsi:type="dcterms:W3CDTF">2026-09-06T12:15:46Z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eyJoZGlkIjoiYzFlYzU0ZWY2OTk0M2IwOGI2OGY0MWEzNDNiOWM4ODYiLCJ1c2VySWQiOiIxMTY4NDkxMDgyIn0=</vt:lpwstr>
  </property>
  <property fmtid="{D5CDD505-2E9C-101B-9397-08002B2CF9AE}" pid="3" name="KSOProductBuildVer">
    <vt:lpwstr>2052-12.1.0.28505</vt:lpwstr>
  </property>
  <property fmtid="{D5CDD505-2E9C-101B-9397-08002B2CF9AE}" pid="4" name="ICV">
    <vt:lpwstr>5749ABD8FBCB43A9946F03E364004F87_12</vt:lpwstr>
  </property>
</Properties>
</file>